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E4202" w14:textId="77777777" w:rsidR="005C3E69" w:rsidRDefault="00F067EF">
      <w:pPr>
        <w:spacing w:after="200" w:line="276" w:lineRule="auto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9938F00" wp14:editId="4CE1BE27">
            <wp:simplePos x="0" y="0"/>
            <wp:positionH relativeFrom="page">
              <wp:posOffset>-542925</wp:posOffset>
            </wp:positionH>
            <wp:positionV relativeFrom="page">
              <wp:posOffset>0</wp:posOffset>
            </wp:positionV>
            <wp:extent cx="7783200" cy="8848800"/>
            <wp:effectExtent l="0" t="0" r="8255" b="9525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N0819.JP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200" cy="884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id w:val="869417799"/>
        <w:docPartObj>
          <w:docPartGallery w:val="Cover Pages"/>
          <w:docPartUnique/>
        </w:docPartObj>
      </w:sdtPr>
      <w:sdtContent>
        <w:p w14:paraId="55271BC5" w14:textId="77777777" w:rsidR="005C3E69" w:rsidRDefault="005C3E69">
          <w:pPr>
            <w:pStyle w:val="En-tte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0B48BF21" wp14:editId="00D90A1E">
                    <wp:simplePos x="0" y="0"/>
                    <mc:AlternateContent>
                      <mc:Choice Requires="wp14">
                        <wp:positionH relativeFrom="page">
                          <wp14:pctPosHOffset>91000</wp14:pctPosHOffset>
                        </wp:positionH>
                      </mc:Choice>
                      <mc:Fallback>
                        <wp:positionH relativeFrom="page">
                          <wp:posOffset>6880225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699770" cy="10058400"/>
                    <wp:effectExtent l="0" t="0" r="0" b="0"/>
                    <wp:wrapNone/>
                    <wp:docPr id="1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699770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wrap="square" rtlCol="0" anchor="ctr"/>
                        </wps:wsp>
                      </a:graphicData>
                    </a:graphic>
                    <wp14:sizeRelH relativeFrom="page">
                      <wp14:pctWidth>9000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<w:pict>
                  <v:rect w14:anchorId="24382B63" id="Rectangle 4" o:spid="_x0000_s1026" style="position:absolute;margin-left:0;margin-top:0;width:55.1pt;height:11in;z-index:251667456;visibility:visible;mso-wrap-style:square;mso-width-percent:90;mso-height-percent:1000;mso-left-percent:910;mso-wrap-distance-left:9pt;mso-wrap-distance-top:0;mso-wrap-distance-right:9pt;mso-wrap-distance-bottom:0;mso-position-horizontal-relative:page;mso-position-vertical:center;mso-position-vertical-relative:page;mso-width-percent:90;mso-height-percent:1000;mso-left-percent:9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" fillcolor="#675e47 [3215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2165CC0F" wp14:editId="595226E7">
                    <wp:simplePos x="0" y="0"/>
                    <mc:AlternateContent>
                      <mc:Choice Requires="wp14">
                        <wp:positionH relativeFrom="page">
                          <wp14:pctPosHOffset>91000</wp14:pctPosHOffset>
                        </wp:positionH>
                      </mc:Choice>
                      <mc:Fallback>
                        <wp:positionH relativeFrom="page">
                          <wp:posOffset>6880225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81000</wp14:pctPosVOffset>
                        </wp:positionV>
                      </mc:Choice>
                      <mc:Fallback>
                        <wp:positionV relativeFrom="page">
                          <wp:posOffset>8660765</wp:posOffset>
                        </wp:positionV>
                      </mc:Fallback>
                    </mc:AlternateContent>
                    <wp:extent cx="699770" cy="905510"/>
                    <wp:effectExtent l="0" t="0" r="0" b="0"/>
                    <wp:wrapNone/>
                    <wp:docPr id="2" name="Rectangle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699770" cy="90551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wrap="square" rtlCol="0" anchor="ctr"/>
                        </wps:wsp>
                      </a:graphicData>
                    </a:graphic>
                    <wp14:sizeRelH relativeFrom="page">
                      <wp14:pctWidth>9000</wp14:pctWidth>
                    </wp14:sizeRelH>
                    <wp14:sizeRelV relativeFrom="page">
                      <wp14:pctHeight>9000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<w:pict>
                  <v:rect w14:anchorId="681EEF3C" id="Rectangle 5" o:spid="_x0000_s1026" style="position:absolute;margin-left:0;margin-top:0;width:55.1pt;height:71.3pt;z-index:251668480;visibility:visible;mso-wrap-style:square;mso-width-percent:90;mso-height-percent:90;mso-left-percent:910;mso-top-percent:810;mso-wrap-distance-left:9pt;mso-wrap-distance-top:0;mso-wrap-distance-right:9pt;mso-wrap-distance-bottom:0;mso-position-horizontal-relative:page;mso-position-vertical-relative:page;mso-width-percent:90;mso-height-percent:90;mso-left-percent:91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" fillcolor="#a9a57c [3204]" stroked="f" strokeweight="2pt">
                    <w10:wrap anchorx="page" anchory="page"/>
                  </v:rect>
                </w:pict>
              </mc:Fallback>
            </mc:AlternateContent>
          </w:r>
        </w:p>
        <w:p w14:paraId="586134A0" w14:textId="77777777" w:rsidR="005C3E69" w:rsidRDefault="005C3E69"/>
        <w:p w14:paraId="242CB2B9" w14:textId="77777777" w:rsidR="005C3E69" w:rsidRDefault="005C3E69">
          <w:pPr>
            <w:spacing w:after="200" w:line="276" w:lineRule="auto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3FAB4DE3" wp14:editId="29D7D715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7072630" cy="1911350"/>
                    <wp:effectExtent l="0" t="0" r="0" b="0"/>
                    <wp:wrapNone/>
                    <wp:docPr id="17" name="Rectangle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072630" cy="19113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C4635" w:themeColor="text2" w:themeShade="BF"/>
                                    <w:kern w:val="28"/>
                                    <w:sz w:val="72"/>
                                    <w:szCs w:val="72"/>
                                    <w14:ligatures w14:val="standard"/>
                                    <w14:numForm w14:val="oldStyle"/>
                                  </w:rPr>
                                  <w:alias w:val="Titre"/>
                                  <w:id w:val="142438502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643CABF2" w14:textId="77777777" w:rsidR="005F4C93" w:rsidRDefault="005F4C93">
                                    <w:pPr>
                                      <w:numPr>
                                        <w:ilvl w:val="1"/>
                                        <w:numId w:val="0"/>
                                      </w:numPr>
                                      <w:spacing w:before="120"/>
                                      <w:rPr>
                                        <w:rFonts w:asciiTheme="majorHAnsi" w:eastAsiaTheme="majorEastAsia" w:hAnsiTheme="majorHAnsi" w:cstheme="majorBidi"/>
                                        <w:color w:val="4C4635" w:themeColor="text2" w:themeShade="BF"/>
                                        <w:kern w:val="28"/>
                                        <w:sz w:val="80"/>
                                        <w:szCs w:val="80"/>
                                        <w14:ligatures w14:val="standard"/>
                                        <w14:numForm w14:val="oldStyle"/>
                                      </w:rPr>
                                    </w:pPr>
                                    <w:r w:rsidRPr="00F067EF">
                                      <w:rPr>
                                        <w:rFonts w:asciiTheme="majorHAnsi" w:eastAsiaTheme="majorEastAsia" w:hAnsiTheme="majorHAnsi" w:cstheme="majorBidi"/>
                                        <w:color w:val="4C4635" w:themeColor="text2" w:themeShade="BF"/>
                                        <w:kern w:val="28"/>
                                        <w:sz w:val="72"/>
                                        <w:szCs w:val="72"/>
                                        <w14:ligatures w14:val="standard"/>
                                        <w14:numForm w14:val="oldStyle"/>
                                      </w:rPr>
                                      <w:t>Spécifications Fonctionnelles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eastAsiaTheme="majorEastAsia" w:cstheme="majorBidi"/>
                                    <w:iCs/>
                                    <w:color w:val="675E47" w:themeColor="text2"/>
                                    <w:sz w:val="32"/>
                                    <w:szCs w:val="32"/>
                                  </w:rPr>
                                  <w:alias w:val="Sous-titre"/>
                                  <w:id w:val="2130586681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069D58EE" w14:textId="77777777" w:rsidR="005F4C93" w:rsidRDefault="005F4C93">
                                    <w:pPr>
                                      <w:rPr>
                                        <w:rFonts w:eastAsiaTheme="majorEastAsia" w:cstheme="majorBidi"/>
                                        <w:iCs/>
                                        <w:color w:val="675E47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eastAsiaTheme="majorEastAsia" w:cstheme="majorBidi"/>
                                        <w:iCs/>
                                        <w:color w:val="675E47" w:themeColor="text2"/>
                                        <w:sz w:val="32"/>
                                        <w:szCs w:val="32"/>
                                      </w:rPr>
                                      <w:t>OC Pizza</w:t>
                                    </w:r>
                                  </w:p>
                                </w:sdtContent>
                              </w:sdt>
                              <w:p w14:paraId="5D695928" w14:textId="77777777" w:rsidR="005F4C93" w:rsidRDefault="005F4C93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0058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91000</wp14:pctWidth>
                    </wp14:sizeRelH>
                    <wp14:sizeRelV relativeFrom="page">
                      <wp14:pctHeight>19000</wp14:pctHeight>
                    </wp14:sizeRelV>
                  </wp:anchor>
                </w:drawing>
              </mc:Choice>
              <mc:Fallback>
                <w:pict>
                  <v:rect id="Rectangle 17" o:spid="_x0000_s1026" style="position:absolute;margin-left:0;margin-top:0;width:556.9pt;height:150.5pt;z-index:251666432;visibility:visible;mso-wrap-style:square;mso-width-percent:910;mso-height-percent:190;mso-wrap-distance-left:9pt;mso-wrap-distance-top:0;mso-wrap-distance-right:9pt;mso-wrap-distance-bottom:0;mso-position-horizontal:left;mso-position-horizontal-relative:page;mso-position-vertical:bottom;mso-position-vertical-relative:page;mso-width-percent:910;mso-height-percent:19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" fillcolor="#e2dfbe [2899]" stroked="f" strokeweight="2pt">
                    <v:fill color2="#b9b262 [2243]" rotate="t" focusposition="13107f,.5" focussize="-13107f" colors="0 #e2e0c0;.75 #e2dfb4;1 #c3c097" focus="100%" type="gradientRadial"/>
                    <v:path arrowok="t"/>
                    <v:textbox inset="79.2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C4635" w:themeColor="text2" w:themeShade="BF"/>
                              <w:kern w:val="28"/>
                              <w:sz w:val="72"/>
                              <w:szCs w:val="72"/>
                              <w14:ligatures w14:val="standard"/>
                              <w14:numForm w14:val="oldStyle"/>
                            </w:rPr>
                            <w:alias w:val="Titre"/>
                            <w:id w:val="142438502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643CABF2" w14:textId="77777777" w:rsidR="005F4C93" w:rsidRDefault="005F4C93">
                              <w:pPr>
                                <w:numPr>
                                  <w:ilvl w:val="1"/>
                                  <w:numId w:val="0"/>
                                </w:numPr>
                                <w:spacing w:before="120"/>
                                <w:rPr>
                                  <w:rFonts w:asciiTheme="majorHAnsi" w:eastAsiaTheme="majorEastAsia" w:hAnsiTheme="majorHAnsi" w:cstheme="majorBidi"/>
                                  <w:color w:val="4C4635" w:themeColor="text2" w:themeShade="BF"/>
                                  <w:kern w:val="28"/>
                                  <w:sz w:val="80"/>
                                  <w:szCs w:val="80"/>
                                  <w14:ligatures w14:val="standard"/>
                                  <w14:numForm w14:val="oldStyle"/>
                                </w:rPr>
                              </w:pPr>
                              <w:r w:rsidRPr="00F067EF">
                                <w:rPr>
                                  <w:rFonts w:asciiTheme="majorHAnsi" w:eastAsiaTheme="majorEastAsia" w:hAnsiTheme="majorHAnsi" w:cstheme="majorBidi"/>
                                  <w:color w:val="4C4635" w:themeColor="text2" w:themeShade="BF"/>
                                  <w:kern w:val="28"/>
                                  <w:sz w:val="72"/>
                                  <w:szCs w:val="72"/>
                                  <w14:ligatures w14:val="standard"/>
                                  <w14:numForm w14:val="oldStyle"/>
                                </w:rPr>
                                <w:t>Spécifications Fonctionnelles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eastAsiaTheme="majorEastAsia" w:cstheme="majorBidi"/>
                              <w:iCs/>
                              <w:color w:val="675E47" w:themeColor="text2"/>
                              <w:sz w:val="32"/>
                              <w:szCs w:val="32"/>
                            </w:rPr>
                            <w:alias w:val="Sous-titre"/>
                            <w:id w:val="2130586681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069D58EE" w14:textId="77777777" w:rsidR="005F4C93" w:rsidRDefault="005F4C93">
                              <w:pPr>
                                <w:rPr>
                                  <w:rFonts w:eastAsiaTheme="majorEastAsia" w:cstheme="majorBidi"/>
                                  <w:iCs/>
                                  <w:color w:val="675E47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eastAsiaTheme="majorEastAsia" w:cstheme="majorBidi"/>
                                  <w:iCs/>
                                  <w:color w:val="675E47" w:themeColor="text2"/>
                                  <w:sz w:val="32"/>
                                  <w:szCs w:val="32"/>
                                </w:rPr>
                                <w:t>OC Pizza</w:t>
                              </w:r>
                            </w:p>
                          </w:sdtContent>
                        </w:sdt>
                        <w:p w14:paraId="5D695928" w14:textId="77777777" w:rsidR="005F4C93" w:rsidRDefault="005F4C93">
                          <w:pPr>
                            <w:jc w:val="center"/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61D11974" w14:textId="77777777" w:rsidR="005C3E69" w:rsidRDefault="005C3E69">
      <w:pPr>
        <w:spacing w:after="200" w:line="276" w:lineRule="auto"/>
        <w:rPr>
          <w:rFonts w:asciiTheme="majorHAnsi" w:eastAsiaTheme="majorEastAsia" w:hAnsiTheme="majorHAnsi" w:cstheme="majorBidi"/>
          <w:color w:val="4C4635" w:themeColor="text2" w:themeShade="BF"/>
          <w:kern w:val="28"/>
          <w:sz w:val="80"/>
          <w:szCs w:val="80"/>
          <w14:ligatures w14:val="standard"/>
          <w14:numForm w14:val="oldStyle"/>
        </w:rPr>
      </w:pPr>
    </w:p>
    <w:sdt>
      <w:sdtPr>
        <w:id w:val="633372245"/>
        <w:temporary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p w14:paraId="2DCA6476" w14:textId="77777777" w:rsidR="00794994" w:rsidRDefault="00F067EF">
          <w:pPr>
            <w:pStyle w:val="Titre"/>
          </w:pPr>
          <w:r>
            <w:t>Spécifications Fonctionnelles</w:t>
          </w:r>
        </w:p>
      </w:sdtContent>
    </w:sdt>
    <w:p w14:paraId="487CDD3B" w14:textId="77777777" w:rsidR="00794994" w:rsidRDefault="005F4C93">
      <w:pPr>
        <w:pStyle w:val="Sous-titre"/>
      </w:pPr>
      <w:sdt>
        <w:sdtPr>
          <w:id w:val="1161806749"/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Content>
          <w:r w:rsidR="00F067EF">
            <w:t>OC Pizza</w:t>
          </w:r>
        </w:sdtContent>
      </w:sdt>
      <w:r w:rsidR="00371E4D"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5862FD65" wp14:editId="689FF171">
                <wp:simplePos x="0" y="0"/>
                <wp:positionH relativeFrom="page">
                  <wp:align>outside</wp:align>
                </wp:positionH>
                <wp:positionV relativeFrom="page">
                  <wp:align>center</wp:align>
                </wp:positionV>
                <wp:extent cx="3339101" cy="10058400"/>
                <wp:effectExtent l="0" t="0" r="0" b="0"/>
                <wp:wrapTight wrapText="bothSides">
                  <wp:wrapPolygon edited="0">
                    <wp:start x="4313" y="0"/>
                    <wp:lineTo x="4313" y="21559"/>
                    <wp:lineTo x="17252" y="21559"/>
                    <wp:lineTo x="17252" y="0"/>
                    <wp:lineTo x="4313" y="0"/>
                  </wp:wrapPolygon>
                </wp:wrapTight>
                <wp:docPr id="35" name="Groupe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6200" cy="10058400"/>
                          <a:chOff x="0" y="0"/>
                          <a:chExt cx="3339101" cy="10058400"/>
                        </a:xfrm>
                      </wpg:grpSpPr>
                      <wps:wsp>
                        <wps:cNvPr id="92" name="Rectangle 24"/>
                        <wps:cNvSpPr>
                          <a:spLocks/>
                        </wps:cNvSpPr>
                        <wps:spPr>
                          <a:xfrm>
                            <a:off x="698643" y="0"/>
                            <a:ext cx="1943100" cy="100584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DEFF9C" w14:textId="77777777" w:rsidR="005F4C93" w:rsidRDefault="005F4C93" w:rsidP="002C6CF5">
                              <w:pPr>
                                <w:pStyle w:val="Titre1"/>
                                <w:spacing w:after="120"/>
                                <w:rPr>
                                  <w:color w:val="FFFFFF" w:themeColor="background1"/>
                                </w:rPr>
                              </w:pPr>
                              <w:r w:rsidRPr="002C6CF5">
                                <w:rPr>
                                  <w:color w:val="FFFFFF" w:themeColor="background1"/>
                                </w:rPr>
                                <w:t xml:space="preserve">Mise en place d’un nouveau 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>SI</w:t>
                              </w:r>
                              <w:r w:rsidRPr="002C6CF5">
                                <w:rPr>
                                  <w:color w:val="FFFFFF" w:themeColor="background1"/>
                                </w:rPr>
                                <w:t xml:space="preserve"> pour l’ensemble des pizzerias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 xml:space="preserve"> d</w:t>
                              </w:r>
                              <w:r w:rsidRPr="002C6CF5">
                                <w:rPr>
                                  <w:color w:val="FFFFFF" w:themeColor="background1"/>
                                </w:rPr>
                                <w:t>u groupe.</w:t>
                              </w:r>
                              <w:r w:rsidRPr="002C6CF5">
                                <w:rPr>
                                  <w:color w:val="FFFFFF" w:themeColor="background1"/>
                                </w:rPr>
                                <w:cr/>
                              </w:r>
                            </w:p>
                            <w:p w14:paraId="1700E202" w14:textId="77777777" w:rsidR="005F4C93" w:rsidRDefault="005F4C93">
                              <w:pPr>
                                <w:spacing w:line="360" w:lineRule="auto"/>
                                <w:rPr>
                                  <w:color w:val="FFFFFF" w:themeColor="background1"/>
                                  <w:sz w:val="24"/>
                                </w:rPr>
                              </w:pPr>
                              <w:r>
                                <w:t>« OC Pizza » est un jeune groupe de pizzeria en plein essor. Créé par Franck et Lola, le groupe est spécialisé dans les pizzas livrées ou à emporter. Il compte déjà 5 points de vente et prévoit d’en ouvrir au moins 3 de plus d’ici 6 mois.</w:t>
                              </w:r>
                            </w:p>
                            <w:p w14:paraId="17EB3481" w14:textId="77777777" w:rsidR="005F4C93" w:rsidRDefault="005F4C93"/>
                          </w:txbxContent>
                        </wps:txbx>
                        <wps:bodyPr rot="0" spcFirstLastPara="0" vertOverflow="overflow" horzOverflow="overflow" vert="horz" wrap="square" lIns="274320" tIns="3108960" rIns="274320" bIns="18288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0" y="0"/>
                            <a:ext cx="3339101" cy="1005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43000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group id="Groupe 35" o:spid="_x0000_s1027" style="position:absolute;margin-left:211.7pt;margin-top:0;width:262.9pt;height:11in;z-index:-251653120;mso-width-percent:430;mso-height-percent:1000;mso-position-horizontal:outside;mso-position-horizontal-relative:page;mso-position-vertical:center;mso-position-vertical-relative:page;mso-width-percent:430;mso-height-percent:1000" coordsize="33391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">
                <v:rect id="Rectangle 24" o:spid="_x0000_s1028" style="position:absolute;left:6986;width:19431;height:100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TSNsMA&#10;AADbAAAADwAAAGRycy9kb3ducmV2LnhtbESPT4vCMBTE78J+h/AWvGm6gn+2GkVcRA8iWN37o3k2&#10;dZuX0mS1fnsjCB6HmfkNM1u0thJXanzpWMFXPwFBnDtdcqHgdFz3JiB8QNZYOSYFd/KwmH90Zphq&#10;d+MDXbNQiAhhn6ICE0KdSulzQxZ939XE0Tu7xmKIsimkbvAW4baSgyQZSYslxwWDNa0M5X/Zv1Ww&#10;2V9c/rsy491xvB265Y+9bPZWqe5nu5yCCNSGd/jV3moF3wN4fok/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VTSNsMAAADbAAAADwAAAAAAAAAAAAAAAACYAgAAZHJzL2Rv&#10;d25yZXYueG1sUEsFBgAAAAAEAAQA9QAAAIgDAAAAAA==&#10;" fillcolor="#a9a57c [3204]" stroked="f" strokeweight="2pt">
                  <v:path arrowok="t"/>
                  <v:textbox inset="21.6pt,244.8pt,21.6pt,14.4pt">
                    <w:txbxContent>
                      <w:p w14:paraId="45DEFF9C" w14:textId="77777777" w:rsidR="005F4C93" w:rsidRDefault="005F4C93" w:rsidP="002C6CF5">
                        <w:pPr>
                          <w:pStyle w:val="Titre1"/>
                          <w:spacing w:after="120"/>
                          <w:rPr>
                            <w:color w:val="FFFFFF" w:themeColor="background1"/>
                          </w:rPr>
                        </w:pPr>
                        <w:r w:rsidRPr="002C6CF5">
                          <w:rPr>
                            <w:color w:val="FFFFFF" w:themeColor="background1"/>
                          </w:rPr>
                          <w:t xml:space="preserve">Mise en place d’un nouveau </w:t>
                        </w:r>
                        <w:r>
                          <w:rPr>
                            <w:color w:val="FFFFFF" w:themeColor="background1"/>
                          </w:rPr>
                          <w:t>SI</w:t>
                        </w:r>
                        <w:r w:rsidRPr="002C6CF5">
                          <w:rPr>
                            <w:color w:val="FFFFFF" w:themeColor="background1"/>
                          </w:rPr>
                          <w:t xml:space="preserve"> pour l’ensemble des pizzerias</w:t>
                        </w:r>
                        <w:r>
                          <w:rPr>
                            <w:color w:val="FFFFFF" w:themeColor="background1"/>
                          </w:rPr>
                          <w:t xml:space="preserve"> d</w:t>
                        </w:r>
                        <w:r w:rsidRPr="002C6CF5">
                          <w:rPr>
                            <w:color w:val="FFFFFF" w:themeColor="background1"/>
                          </w:rPr>
                          <w:t>u groupe.</w:t>
                        </w:r>
                        <w:r w:rsidRPr="002C6CF5">
                          <w:rPr>
                            <w:color w:val="FFFFFF" w:themeColor="background1"/>
                          </w:rPr>
                          <w:cr/>
                        </w:r>
                      </w:p>
                      <w:p w14:paraId="1700E202" w14:textId="77777777" w:rsidR="005F4C93" w:rsidRDefault="005F4C93">
                        <w:pPr>
                          <w:spacing w:line="360" w:lineRule="auto"/>
                          <w:rPr>
                            <w:color w:val="FFFFFF" w:themeColor="background1"/>
                            <w:sz w:val="24"/>
                          </w:rPr>
                        </w:pPr>
                        <w:r>
                          <w:t>« OC Pizza » est un jeune groupe de pizzeria en plein essor. Créé par Franck et Lola, le groupe est spécialisé dans les pizzas livrées ou à emporter. Il compte déjà 5 points de vente et prévoit d’en ouvrir au moins 3 de plus d’ici 6 mois.</w:t>
                        </w:r>
                      </w:p>
                      <w:p w14:paraId="17EB3481" w14:textId="77777777" w:rsidR="005F4C93" w:rsidRDefault="005F4C93"/>
                    </w:txbxContent>
                  </v:textbox>
                </v:rect>
                <v:rect id="Rectangle 93" o:spid="_x0000_s1029" style="position:absolute;width:33391;height:100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mvh8MA&#10;AADbAAAADwAAAGRycy9kb3ducmV2LnhtbESPQWvCQBSE74L/YXlCb2ZjLUWjqwSppR5rBPH2zD6T&#10;aPZtyG5j/PfdQsHjMDPfMMt1b2rRUesqywomUQyCOLe64kLBIduOZyCcR9ZYWyYFD3KwXg0HS0y0&#10;vfM3dXtfiABhl6CC0vsmkdLlJRl0kW2Ig3exrUEfZFtI3eI9wE0tX+P4XRqsOCyU2NCmpPy2/zEK&#10;3LnbZY8mPV5PLj+nH2yyt92nUi+jPl2A8NT7Z/i//aUVzKfw9yX8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dmvh8MAAADbAAAADwAAAAAAAAAAAAAAAACYAgAAZHJzL2Rv&#10;d25yZXYueG1sUEsFBgAAAAAEAAQA9QAAAIgDAAAAAA==&#10;" filled="f" stroked="f" strokeweight="2pt"/>
                <w10:wrap type="tight" anchorx="page" anchory="page"/>
              </v:group>
            </w:pict>
          </mc:Fallback>
        </mc:AlternateContent>
      </w:r>
    </w:p>
    <w:p w14:paraId="793FFC84" w14:textId="77777777" w:rsidR="005C3E69" w:rsidRDefault="005C3E69" w:rsidP="005C3E69"/>
    <w:p w14:paraId="26C75D39" w14:textId="77777777" w:rsidR="005C3E69" w:rsidRDefault="005C3E69">
      <w:pPr>
        <w:spacing w:after="200" w:line="276" w:lineRule="auto"/>
      </w:pPr>
      <w:r>
        <w:br w:type="page"/>
      </w:r>
    </w:p>
    <w:p w14:paraId="4950248E" w14:textId="77777777" w:rsidR="005C3E69" w:rsidRDefault="005C3E69" w:rsidP="005C3E69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1"/>
          <w:szCs w:val="22"/>
        </w:rPr>
        <w:id w:val="-525797848"/>
        <w:docPartObj>
          <w:docPartGallery w:val="Table of Contents"/>
          <w:docPartUnique/>
        </w:docPartObj>
      </w:sdtPr>
      <w:sdtContent>
        <w:p w14:paraId="2297350D" w14:textId="77777777" w:rsidR="005267AD" w:rsidRDefault="005267AD">
          <w:pPr>
            <w:pStyle w:val="En-ttedetabledesmatires"/>
          </w:pPr>
          <w:r>
            <w:t>Table des matières</w:t>
          </w:r>
        </w:p>
        <w:p w14:paraId="1DDB08EB" w14:textId="77777777" w:rsidR="000664E8" w:rsidRPr="000664E8" w:rsidRDefault="000664E8" w:rsidP="000664E8"/>
        <w:p w14:paraId="76F1E700" w14:textId="66067D42" w:rsidR="005267AD" w:rsidRDefault="00A16E22" w:rsidP="00A16E22">
          <w:pPr>
            <w:pStyle w:val="TM1"/>
          </w:pPr>
          <w:r>
            <w:t xml:space="preserve">1. </w:t>
          </w:r>
          <w:r w:rsidR="005267AD" w:rsidRPr="005267AD">
            <w:t>Analyse du Besoin</w:t>
          </w:r>
          <w:r w:rsidR="005267AD">
            <w:ptab w:relativeTo="margin" w:alignment="right" w:leader="dot"/>
          </w:r>
          <w:r w:rsidR="005267AD">
            <w:t>3</w:t>
          </w:r>
        </w:p>
        <w:p w14:paraId="3937DDB7" w14:textId="24660626" w:rsidR="005267AD" w:rsidDel="00527ABE" w:rsidRDefault="00A16E22" w:rsidP="009D1D61">
          <w:pPr>
            <w:pStyle w:val="TM2"/>
            <w:rPr>
              <w:del w:id="0" w:author="Rémy VALLET" w:date="2019-12-06T15:16:00Z"/>
            </w:rPr>
          </w:pPr>
          <w:r>
            <w:t xml:space="preserve">1) </w:t>
          </w:r>
          <w:r w:rsidR="005267AD">
            <w:t>Contexte</w:t>
          </w:r>
          <w:r w:rsidR="005267AD">
            <w:ptab w:relativeTo="margin" w:alignment="right" w:leader="dot"/>
          </w:r>
          <w:r w:rsidR="005267AD">
            <w:t>3</w:t>
          </w:r>
        </w:p>
        <w:p w14:paraId="2F4192EB" w14:textId="7906997F" w:rsidR="005267AD" w:rsidRDefault="00A16E22" w:rsidP="009D1D61">
          <w:pPr>
            <w:pStyle w:val="TM2"/>
          </w:pPr>
          <w:r>
            <w:t xml:space="preserve">2) </w:t>
          </w:r>
          <w:r w:rsidR="005267AD">
            <w:t>Cadre</w:t>
          </w:r>
          <w:r w:rsidR="005267AD">
            <w:ptab w:relativeTo="margin" w:alignment="right" w:leader="dot"/>
          </w:r>
          <w:r w:rsidR="005267AD">
            <w:t>3</w:t>
          </w:r>
        </w:p>
        <w:p w14:paraId="01AE0842" w14:textId="0D3B9819" w:rsidR="005267AD" w:rsidRDefault="00A16E22" w:rsidP="009D1D61">
          <w:pPr>
            <w:pStyle w:val="TM2"/>
          </w:pPr>
          <w:r>
            <w:t xml:space="preserve">3) </w:t>
          </w:r>
          <w:r w:rsidR="005267AD">
            <w:t>Enjeux</w:t>
          </w:r>
          <w:r w:rsidR="005267AD">
            <w:ptab w:relativeTo="margin" w:alignment="right" w:leader="dot"/>
          </w:r>
          <w:r w:rsidR="005267AD">
            <w:t>3</w:t>
          </w:r>
        </w:p>
        <w:p w14:paraId="0C7F7903" w14:textId="220036A1" w:rsidR="005267AD" w:rsidRDefault="00A16E22" w:rsidP="00A16E22">
          <w:pPr>
            <w:pStyle w:val="TM1"/>
          </w:pPr>
          <w:r>
            <w:t xml:space="preserve">2. </w:t>
          </w:r>
          <w:r w:rsidR="005267AD" w:rsidRPr="005267AD">
            <w:t>Contexte de la solution</w:t>
          </w:r>
          <w:r w:rsidR="005267AD">
            <w:t xml:space="preserve"> </w:t>
          </w:r>
          <w:r w:rsidR="005267AD">
            <w:ptab w:relativeTo="margin" w:alignment="right" w:leader="dot"/>
          </w:r>
          <w:r w:rsidR="005267AD">
            <w:t>4</w:t>
          </w:r>
        </w:p>
        <w:p w14:paraId="115221F1" w14:textId="77777777" w:rsidR="005267AD" w:rsidRDefault="005267AD" w:rsidP="009D1D61">
          <w:pPr>
            <w:pStyle w:val="TM2"/>
          </w:pPr>
          <w:r>
            <w:t>Les Acteurs</w:t>
          </w:r>
          <w:r>
            <w:ptab w:relativeTo="margin" w:alignment="right" w:leader="dot"/>
          </w:r>
          <w:r>
            <w:t>4</w:t>
          </w:r>
        </w:p>
        <w:p w14:paraId="16ECC75A" w14:textId="7D3C764E" w:rsidR="005267AD" w:rsidRDefault="00A16E22" w:rsidP="00A16E22">
          <w:pPr>
            <w:pStyle w:val="TM1"/>
          </w:pPr>
          <w:r>
            <w:t xml:space="preserve">3. </w:t>
          </w:r>
          <w:r w:rsidR="005267AD" w:rsidRPr="005267AD">
            <w:t>Packages du SI</w:t>
          </w:r>
          <w:r w:rsidR="005267AD">
            <w:t xml:space="preserve"> </w:t>
          </w:r>
          <w:r w:rsidR="005267AD">
            <w:ptab w:relativeTo="margin" w:alignment="right" w:leader="dot"/>
          </w:r>
          <w:r w:rsidR="005267AD">
            <w:t>5</w:t>
          </w:r>
        </w:p>
        <w:p w14:paraId="14A883C1" w14:textId="670284D3" w:rsidR="005267AD" w:rsidRDefault="00A16E22" w:rsidP="009D1D61">
          <w:pPr>
            <w:pStyle w:val="TM2"/>
          </w:pPr>
          <w:r>
            <w:t xml:space="preserve">1) </w:t>
          </w:r>
          <w:r w:rsidR="005267AD" w:rsidRPr="005267AD">
            <w:t>Gestion des commandes</w:t>
          </w:r>
          <w:r w:rsidR="005267AD">
            <w:t xml:space="preserve"> </w:t>
          </w:r>
          <w:r w:rsidR="005267AD" w:rsidRPr="005267AD">
            <w:t>« CDE »</w:t>
          </w:r>
          <w:r w:rsidR="005267AD">
            <w:ptab w:relativeTo="margin" w:alignment="right" w:leader="dot"/>
          </w:r>
          <w:r w:rsidR="005267AD">
            <w:t>5</w:t>
          </w:r>
        </w:p>
        <w:p w14:paraId="1FD339DA" w14:textId="66AE8FA1" w:rsidR="005267AD" w:rsidRDefault="00A16E22" w:rsidP="009D1D61">
          <w:pPr>
            <w:pStyle w:val="TM2"/>
          </w:pPr>
          <w:r>
            <w:t xml:space="preserve">2) </w:t>
          </w:r>
          <w:r w:rsidR="005267AD" w:rsidRPr="005267AD">
            <w:t>Gestion approvisionnements</w:t>
          </w:r>
          <w:r w:rsidR="005267AD">
            <w:t xml:space="preserve"> </w:t>
          </w:r>
          <w:r w:rsidR="005267AD" w:rsidRPr="005267AD">
            <w:t>« STK »</w:t>
          </w:r>
          <w:r w:rsidR="005267AD">
            <w:ptab w:relativeTo="margin" w:alignment="right" w:leader="dot"/>
          </w:r>
          <w:r w:rsidR="005267AD">
            <w:t>5</w:t>
          </w:r>
        </w:p>
        <w:p w14:paraId="055F1AE8" w14:textId="51C912CA" w:rsidR="005267AD" w:rsidRDefault="00A16E22" w:rsidP="009D1D61">
          <w:pPr>
            <w:pStyle w:val="TM2"/>
          </w:pPr>
          <w:r>
            <w:t xml:space="preserve">3) </w:t>
          </w:r>
          <w:r w:rsidR="005267AD" w:rsidRPr="005267AD">
            <w:t>Gestion des Points de ventes</w:t>
          </w:r>
          <w:r w:rsidR="005267AD">
            <w:t xml:space="preserve"> </w:t>
          </w:r>
          <w:r w:rsidR="005267AD" w:rsidRPr="00EB720B">
            <w:t>« PDV »</w:t>
          </w:r>
          <w:r w:rsidR="005267AD">
            <w:ptab w:relativeTo="margin" w:alignment="right" w:leader="dot"/>
          </w:r>
          <w:r w:rsidR="005267AD">
            <w:t>5</w:t>
          </w:r>
        </w:p>
        <w:p w14:paraId="2C97E2AE" w14:textId="20AA6078" w:rsidR="005267AD" w:rsidRPr="005267AD" w:rsidRDefault="009F7DA9" w:rsidP="00A16E22">
          <w:pPr>
            <w:pStyle w:val="TM1"/>
            <w:rPr>
              <w:lang w:val="en-US"/>
            </w:rPr>
          </w:pPr>
          <w:r>
            <w:rPr>
              <w:lang w:val="en-US"/>
            </w:rPr>
            <w:t>4</w:t>
          </w:r>
          <w:r w:rsidR="00527ABE">
            <w:rPr>
              <w:lang w:val="en-US"/>
            </w:rPr>
            <w:t>.</w:t>
          </w:r>
          <w:r w:rsidR="00A16E22">
            <w:rPr>
              <w:lang w:val="en-US"/>
            </w:rPr>
            <w:t xml:space="preserve"> Packages et </w:t>
          </w:r>
          <w:r w:rsidR="005267AD" w:rsidRPr="005267AD">
            <w:rPr>
              <w:lang w:val="en-US"/>
            </w:rPr>
            <w:t>Use Cases</w:t>
          </w:r>
          <w:r w:rsidR="005267AD">
            <w:ptab w:relativeTo="margin" w:alignment="right" w:leader="dot"/>
          </w:r>
          <w:r w:rsidR="005267AD" w:rsidRPr="005267AD">
            <w:rPr>
              <w:lang w:val="en-US"/>
            </w:rPr>
            <w:t>6</w:t>
          </w:r>
          <w:r w:rsidR="00EB720B">
            <w:rPr>
              <w:lang w:val="en-US"/>
            </w:rPr>
            <w:t>-11</w:t>
          </w:r>
        </w:p>
        <w:p w14:paraId="59DFE55E" w14:textId="4343992F" w:rsidR="005267AD" w:rsidRPr="005267AD" w:rsidRDefault="00A16E22" w:rsidP="009D1D61">
          <w:pPr>
            <w:pStyle w:val="TM2"/>
            <w:rPr>
              <w:lang w:val="en-US"/>
            </w:rPr>
          </w:pPr>
          <w:r>
            <w:rPr>
              <w:lang w:val="en-US"/>
            </w:rPr>
            <w:t xml:space="preserve">1) </w:t>
          </w:r>
          <w:r w:rsidR="005267AD" w:rsidRPr="005267AD">
            <w:rPr>
              <w:lang w:val="en-US"/>
            </w:rPr>
            <w:t xml:space="preserve">Package </w:t>
          </w:r>
          <w:r w:rsidR="00EB720B">
            <w:rPr>
              <w:lang w:val="en-US"/>
            </w:rPr>
            <w:t>et</w:t>
          </w:r>
          <w:r w:rsidR="005267AD" w:rsidRPr="005267AD">
            <w:rPr>
              <w:lang w:val="en-US"/>
            </w:rPr>
            <w:t xml:space="preserve"> USE Case « CDE »</w:t>
          </w:r>
          <w:r w:rsidR="005267AD">
            <w:ptab w:relativeTo="margin" w:alignment="right" w:leader="dot"/>
          </w:r>
          <w:r w:rsidR="005267AD">
            <w:rPr>
              <w:lang w:val="en-US"/>
            </w:rPr>
            <w:t>6</w:t>
          </w:r>
          <w:r w:rsidR="00EB720B">
            <w:rPr>
              <w:lang w:val="en-US"/>
            </w:rPr>
            <w:t>-7</w:t>
          </w:r>
        </w:p>
        <w:p w14:paraId="7D6F3986" w14:textId="135885C1" w:rsidR="005267AD" w:rsidRPr="00EB720B" w:rsidRDefault="00A16E22" w:rsidP="005267AD">
          <w:pPr>
            <w:ind w:firstLine="216"/>
            <w:rPr>
              <w:lang w:val="en-US"/>
            </w:rPr>
          </w:pPr>
          <w:r>
            <w:rPr>
              <w:lang w:val="en-US"/>
            </w:rPr>
            <w:t xml:space="preserve">2) </w:t>
          </w:r>
          <w:r w:rsidR="005267AD" w:rsidRPr="005267AD">
            <w:rPr>
              <w:lang w:val="en-US"/>
            </w:rPr>
            <w:t xml:space="preserve">Package </w:t>
          </w:r>
          <w:proofErr w:type="gramStart"/>
          <w:r w:rsidR="005267AD" w:rsidRPr="005267AD">
            <w:rPr>
              <w:lang w:val="en-US"/>
            </w:rPr>
            <w:t>et</w:t>
          </w:r>
          <w:proofErr w:type="gramEnd"/>
          <w:r w:rsidR="005267AD" w:rsidRPr="005267AD">
            <w:rPr>
              <w:lang w:val="en-US"/>
            </w:rPr>
            <w:t xml:space="preserve"> USE Case « </w:t>
          </w:r>
          <w:r w:rsidR="005267AD">
            <w:rPr>
              <w:lang w:val="en-US"/>
            </w:rPr>
            <w:t>STK</w:t>
          </w:r>
          <w:r w:rsidR="005267AD" w:rsidRPr="005267AD">
            <w:rPr>
              <w:lang w:val="en-US"/>
            </w:rPr>
            <w:t> »</w:t>
          </w:r>
          <w:r w:rsidR="005267AD">
            <w:ptab w:relativeTo="margin" w:alignment="right" w:leader="dot"/>
          </w:r>
          <w:r w:rsidR="00EB720B" w:rsidRPr="00EB720B">
            <w:rPr>
              <w:lang w:val="en-US"/>
            </w:rPr>
            <w:t>8-9</w:t>
          </w:r>
        </w:p>
        <w:p w14:paraId="2EFEC144" w14:textId="4610033F" w:rsidR="005267AD" w:rsidRPr="00EB720B" w:rsidRDefault="00A16E22" w:rsidP="005267AD">
          <w:pPr>
            <w:ind w:firstLine="216"/>
            <w:rPr>
              <w:lang w:val="en-US"/>
            </w:rPr>
          </w:pPr>
          <w:r>
            <w:rPr>
              <w:lang w:val="en-US"/>
            </w:rPr>
            <w:t xml:space="preserve">3) </w:t>
          </w:r>
          <w:r w:rsidR="005267AD" w:rsidRPr="005267AD">
            <w:rPr>
              <w:lang w:val="en-US"/>
            </w:rPr>
            <w:t xml:space="preserve">Package </w:t>
          </w:r>
          <w:proofErr w:type="gramStart"/>
          <w:r w:rsidR="005267AD" w:rsidRPr="005267AD">
            <w:rPr>
              <w:lang w:val="en-US"/>
            </w:rPr>
            <w:t>et</w:t>
          </w:r>
          <w:proofErr w:type="gramEnd"/>
          <w:r w:rsidR="005267AD" w:rsidRPr="005267AD">
            <w:rPr>
              <w:lang w:val="en-US"/>
            </w:rPr>
            <w:t xml:space="preserve"> USE Case « </w:t>
          </w:r>
          <w:r w:rsidR="005267AD">
            <w:rPr>
              <w:lang w:val="en-US"/>
            </w:rPr>
            <w:t>PDV</w:t>
          </w:r>
          <w:r w:rsidR="005267AD" w:rsidRPr="005267AD">
            <w:rPr>
              <w:lang w:val="en-US"/>
            </w:rPr>
            <w:t> »</w:t>
          </w:r>
          <w:r w:rsidR="005267AD">
            <w:ptab w:relativeTo="margin" w:alignment="right" w:leader="dot"/>
          </w:r>
          <w:r w:rsidR="00EB720B" w:rsidRPr="00EB720B">
            <w:rPr>
              <w:lang w:val="en-US"/>
            </w:rPr>
            <w:t>10-11</w:t>
          </w:r>
        </w:p>
        <w:p w14:paraId="7E4923A4" w14:textId="78B5B06D" w:rsidR="005267AD" w:rsidRDefault="001637F9" w:rsidP="00A16E22">
          <w:pPr>
            <w:pStyle w:val="TM1"/>
          </w:pPr>
          <w:r>
            <w:t>5</w:t>
          </w:r>
          <w:r w:rsidR="00BC4854">
            <w:t xml:space="preserve">. </w:t>
          </w:r>
          <w:r w:rsidR="00EB720B" w:rsidRPr="00EB720B">
            <w:t xml:space="preserve">Use Case </w:t>
          </w:r>
          <w:proofErr w:type="spellStart"/>
          <w:r w:rsidR="00EB720B" w:rsidRPr="00EB720B">
            <w:t>Detail</w:t>
          </w:r>
          <w:proofErr w:type="spellEnd"/>
          <w:r w:rsidR="005267AD">
            <w:ptab w:relativeTo="margin" w:alignment="right" w:leader="dot"/>
          </w:r>
          <w:r w:rsidR="00EB720B">
            <w:t>12-17</w:t>
          </w:r>
        </w:p>
        <w:p w14:paraId="56E957E4" w14:textId="73764B96" w:rsidR="005267AD" w:rsidRDefault="005E1782" w:rsidP="009D1D61">
          <w:pPr>
            <w:pStyle w:val="TM2"/>
          </w:pPr>
          <w:r>
            <w:t xml:space="preserve">1) </w:t>
          </w:r>
          <w:r w:rsidR="00EB720B">
            <w:t xml:space="preserve">CAS n°1 </w:t>
          </w:r>
          <w:r w:rsidR="00EB720B" w:rsidRPr="00EB720B">
            <w:t>Passe une commande</w:t>
          </w:r>
          <w:r w:rsidR="00EB720B">
            <w:t xml:space="preserve"> « CDE »</w:t>
          </w:r>
          <w:r w:rsidR="005267AD">
            <w:ptab w:relativeTo="margin" w:alignment="right" w:leader="dot"/>
          </w:r>
          <w:r w:rsidR="00EB720B">
            <w:t>12-13</w:t>
          </w:r>
        </w:p>
        <w:p w14:paraId="50DDB5D8" w14:textId="1C3EB61A" w:rsidR="00EB720B" w:rsidRDefault="005E1782" w:rsidP="009D1D61">
          <w:pPr>
            <w:pStyle w:val="TM2"/>
          </w:pPr>
          <w:r>
            <w:t xml:space="preserve">2) </w:t>
          </w:r>
          <w:r w:rsidR="00EB720B">
            <w:t xml:space="preserve">CAS n°2 </w:t>
          </w:r>
          <w:r w:rsidR="00EB720B" w:rsidRPr="00EB720B">
            <w:t>Effectue une livraison de pizza</w:t>
          </w:r>
          <w:r w:rsidR="00EB720B">
            <w:t xml:space="preserve"> « CDE »</w:t>
          </w:r>
          <w:r w:rsidR="00EB720B">
            <w:ptab w:relativeTo="margin" w:alignment="right" w:leader="dot"/>
          </w:r>
          <w:r w:rsidR="00EB720B">
            <w:t>14-15</w:t>
          </w:r>
        </w:p>
        <w:p w14:paraId="64960E83" w14:textId="2CDCB99F" w:rsidR="00EB720B" w:rsidRDefault="005E1782" w:rsidP="009D1D61">
          <w:pPr>
            <w:pStyle w:val="TM2"/>
          </w:pPr>
          <w:r>
            <w:t xml:space="preserve">3) </w:t>
          </w:r>
          <w:r w:rsidR="00EB720B">
            <w:t xml:space="preserve">CAS n°3 </w:t>
          </w:r>
          <w:r w:rsidR="00EB720B" w:rsidRPr="00EB720B">
            <w:t>Modifie le catalogue produit</w:t>
          </w:r>
          <w:r w:rsidR="00EB720B">
            <w:t xml:space="preserve"> « STK »</w:t>
          </w:r>
          <w:r w:rsidR="00EB720B">
            <w:ptab w:relativeTo="margin" w:alignment="right" w:leader="dot"/>
          </w:r>
          <w:r w:rsidR="00EB720B">
            <w:t>16-17</w:t>
          </w:r>
        </w:p>
        <w:p w14:paraId="6BB798C5" w14:textId="09A0F44B" w:rsidR="005267AD" w:rsidRDefault="001637F9" w:rsidP="00A16E22">
          <w:pPr>
            <w:pStyle w:val="TM1"/>
          </w:pPr>
          <w:r>
            <w:t>6</w:t>
          </w:r>
          <w:r w:rsidR="00BC4854">
            <w:t xml:space="preserve">. </w:t>
          </w:r>
          <w:r w:rsidR="00EB720B">
            <w:t>Cycle de vie et Workflow d’une commande</w:t>
          </w:r>
          <w:r w:rsidR="005267AD">
            <w:ptab w:relativeTo="margin" w:alignment="right" w:leader="dot"/>
          </w:r>
          <w:r w:rsidR="00EB720B">
            <w:t>18-19</w:t>
          </w:r>
        </w:p>
        <w:p w14:paraId="7D6CADF5" w14:textId="2B02658A" w:rsidR="005267AD" w:rsidRDefault="009D1D61" w:rsidP="009D1D61">
          <w:pPr>
            <w:pStyle w:val="TM2"/>
          </w:pPr>
          <w:r w:rsidRPr="009D1D61">
            <w:t xml:space="preserve">1) </w:t>
          </w:r>
          <w:r w:rsidR="00EB720B" w:rsidRPr="009D1D61">
            <w:t>Cycle de vie</w:t>
          </w:r>
          <w:r w:rsidR="005267AD" w:rsidRPr="009D1D61">
            <w:ptab w:relativeTo="margin" w:alignment="right" w:leader="dot"/>
          </w:r>
          <w:r w:rsidR="00EB720B" w:rsidRPr="009D1D61">
            <w:t>18</w:t>
          </w:r>
        </w:p>
        <w:p w14:paraId="4D5A7B87" w14:textId="15FE28B7" w:rsidR="00EB720B" w:rsidRPr="009D1D61" w:rsidRDefault="009D1D61" w:rsidP="009D1D61">
          <w:pPr>
            <w:pStyle w:val="TM2"/>
            <w:rPr>
              <w:b/>
            </w:rPr>
          </w:pPr>
          <w:r w:rsidRPr="009D1D61">
            <w:t>2)</w:t>
          </w:r>
          <w:r w:rsidRPr="009D1D61">
            <w:rPr>
              <w:b/>
            </w:rPr>
            <w:t xml:space="preserve"> </w:t>
          </w:r>
          <w:proofErr w:type="spellStart"/>
          <w:r w:rsidR="00EB720B" w:rsidRPr="009D1D61">
            <w:t>Workflow</w:t>
          </w:r>
          <w:proofErr w:type="spellEnd"/>
          <w:r w:rsidR="00EB720B" w:rsidRPr="009D1D61">
            <w:ptab w:relativeTo="margin" w:alignment="right" w:leader="dot"/>
          </w:r>
          <w:r w:rsidR="00EB720B" w:rsidRPr="009D1D61">
            <w:t>19</w:t>
          </w:r>
        </w:p>
        <w:p w14:paraId="2341B6B2" w14:textId="71B33B38" w:rsidR="005267AD" w:rsidRPr="005267AD" w:rsidRDefault="001637F9" w:rsidP="00A16E22">
          <w:pPr>
            <w:pStyle w:val="TM1"/>
          </w:pPr>
          <w:r>
            <w:t>7</w:t>
          </w:r>
          <w:r w:rsidR="00BC4854">
            <w:t xml:space="preserve">. </w:t>
          </w:r>
          <w:r w:rsidR="00EB720B">
            <w:t>Conclusion</w:t>
          </w:r>
          <w:r w:rsidR="00EB720B">
            <w:ptab w:relativeTo="margin" w:alignment="right" w:leader="dot"/>
          </w:r>
          <w:r w:rsidR="00EB720B">
            <w:t>20</w:t>
          </w:r>
        </w:p>
      </w:sdtContent>
    </w:sdt>
    <w:p w14:paraId="2B0A9D89" w14:textId="3769527C" w:rsidR="005C3E69" w:rsidRPr="009F7DA9" w:rsidRDefault="005C3E69" w:rsidP="009F7DA9">
      <w:pPr>
        <w:pStyle w:val="Paragraphedeliste"/>
        <w:numPr>
          <w:ilvl w:val="0"/>
          <w:numId w:val="15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72"/>
          <w:szCs w:val="72"/>
        </w:rPr>
      </w:pPr>
      <w:r>
        <w:br w:type="page"/>
      </w:r>
      <w:r w:rsidR="00A84A58" w:rsidRPr="009F7DA9">
        <w:rPr>
          <w:rFonts w:asciiTheme="majorHAnsi" w:eastAsiaTheme="majorEastAsia" w:hAnsi="Calibri" w:cstheme="majorBidi"/>
          <w:color w:val="2F2B20" w:themeColor="text1"/>
          <w:kern w:val="24"/>
          <w:sz w:val="72"/>
          <w:szCs w:val="72"/>
        </w:rPr>
        <w:lastRenderedPageBreak/>
        <w:t>Analyse du Besoin</w:t>
      </w:r>
    </w:p>
    <w:p w14:paraId="514A6690" w14:textId="77777777" w:rsidR="00A84A58" w:rsidRDefault="00A84A58">
      <w:pPr>
        <w:spacing w:after="200" w:line="276" w:lineRule="auto"/>
      </w:pPr>
    </w:p>
    <w:p w14:paraId="2E4D7B54" w14:textId="77777777" w:rsidR="00A84A58" w:rsidRPr="007D4E06" w:rsidRDefault="00A84A58" w:rsidP="00527ABE">
      <w:pPr>
        <w:pStyle w:val="Paragraphedeliste"/>
        <w:numPr>
          <w:ilvl w:val="0"/>
          <w:numId w:val="17"/>
        </w:numPr>
        <w:spacing w:before="77" w:after="0"/>
        <w:rPr>
          <w:rFonts w:ascii="Times New Roman" w:eastAsia="Times New Roman" w:hAnsi="Times New Roman" w:cs="Times New Roman"/>
          <w:sz w:val="24"/>
          <w:szCs w:val="24"/>
        </w:rPr>
      </w:pPr>
      <w:r w:rsidRPr="00527ABE">
        <w:rPr>
          <w:rFonts w:eastAsiaTheme="minorEastAsia" w:hAnsi="Calibri"/>
          <w:color w:val="2F2B20" w:themeColor="text1"/>
          <w:kern w:val="24"/>
          <w:sz w:val="32"/>
          <w:szCs w:val="32"/>
        </w:rPr>
        <w:t>Le contexte du projet :</w:t>
      </w:r>
    </w:p>
    <w:p w14:paraId="6D811743" w14:textId="77777777" w:rsidR="00A84A58" w:rsidRPr="00A84A58" w:rsidRDefault="00A84A58" w:rsidP="00A84A58">
      <w:pPr>
        <w:spacing w:before="5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 xml:space="preserve">OC-Pizza </w:t>
      </w:r>
      <w:r w:rsidR="0049149F"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a</w:t>
      </w: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 xml:space="preserve"> besoin d’une solution sur mesure répondant à l’attente de l’ensemble de ses besoins et particulièrement à une gestion centralisée de ses pizzerias permettant l’échange d’information en temps réel. </w:t>
      </w:r>
    </w:p>
    <w:p w14:paraId="0C6645B3" w14:textId="77777777" w:rsidR="00A84A58" w:rsidRPr="005453ED" w:rsidRDefault="00A84A58" w:rsidP="00527ABE">
      <w:pPr>
        <w:pStyle w:val="Paragraphedeliste"/>
        <w:numPr>
          <w:ilvl w:val="0"/>
          <w:numId w:val="17"/>
        </w:numPr>
        <w:spacing w:before="77" w:after="0"/>
        <w:rPr>
          <w:rFonts w:ascii="Times New Roman" w:eastAsia="Times New Roman" w:hAnsi="Times New Roman" w:cs="Times New Roman"/>
          <w:sz w:val="24"/>
          <w:szCs w:val="24"/>
        </w:rPr>
      </w:pPr>
      <w:r w:rsidRPr="00527ABE">
        <w:rPr>
          <w:rFonts w:eastAsiaTheme="minorEastAsia" w:hAnsi="Calibri"/>
          <w:color w:val="2F2B20" w:themeColor="text1"/>
          <w:kern w:val="24"/>
          <w:sz w:val="32"/>
          <w:szCs w:val="32"/>
        </w:rPr>
        <w:t>Le cadre du projet :</w:t>
      </w:r>
    </w:p>
    <w:p w14:paraId="4A8CAE48" w14:textId="77777777" w:rsidR="00A84A58" w:rsidRPr="00A84A58" w:rsidRDefault="00A84A58" w:rsidP="00A84A58">
      <w:pPr>
        <w:numPr>
          <w:ilvl w:val="0"/>
          <w:numId w:val="1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8"/>
          <w:szCs w:val="28"/>
        </w:rPr>
        <w:t>Création d’un Système de Gestion Centralisé des Points de Vente</w:t>
      </w:r>
    </w:p>
    <w:p w14:paraId="1206DA39" w14:textId="77777777" w:rsidR="00A84A58" w:rsidRPr="00A84A58" w:rsidRDefault="00A84A58" w:rsidP="00A84A58">
      <w:pPr>
        <w:numPr>
          <w:ilvl w:val="1"/>
          <w:numId w:val="1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Gestion des points de ventes</w:t>
      </w:r>
    </w:p>
    <w:p w14:paraId="2BEE7CEC" w14:textId="77777777" w:rsidR="00A84A58" w:rsidRPr="00A84A58" w:rsidRDefault="00A84A58" w:rsidP="00A84A58">
      <w:pPr>
        <w:numPr>
          <w:ilvl w:val="1"/>
          <w:numId w:val="1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Gestion des commandes</w:t>
      </w:r>
    </w:p>
    <w:p w14:paraId="773B36C2" w14:textId="77777777" w:rsidR="00A84A58" w:rsidRPr="00A84A58" w:rsidRDefault="00A84A58" w:rsidP="00A84A58">
      <w:pPr>
        <w:numPr>
          <w:ilvl w:val="1"/>
          <w:numId w:val="1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Gestion du stock</w:t>
      </w:r>
    </w:p>
    <w:p w14:paraId="35B0A631" w14:textId="77777777" w:rsidR="00A84A58" w:rsidRPr="00A84A58" w:rsidRDefault="00A84A58" w:rsidP="00A84A58">
      <w:pPr>
        <w:numPr>
          <w:ilvl w:val="0"/>
          <w:numId w:val="1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sz w:val="32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32"/>
          <w:szCs w:val="32"/>
        </w:rPr>
        <w:t>Problématiques :</w:t>
      </w:r>
    </w:p>
    <w:p w14:paraId="54E46710" w14:textId="77777777" w:rsidR="00A84A58" w:rsidRPr="00A84A58" w:rsidRDefault="00A84A58" w:rsidP="00A84A58">
      <w:pPr>
        <w:numPr>
          <w:ilvl w:val="1"/>
          <w:numId w:val="1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Efficacité dans la gestion de commande</w:t>
      </w:r>
    </w:p>
    <w:p w14:paraId="5952B2AB" w14:textId="77777777" w:rsidR="00A84A58" w:rsidRPr="00A84A58" w:rsidRDefault="00A84A58" w:rsidP="00A84A58">
      <w:pPr>
        <w:numPr>
          <w:ilvl w:val="1"/>
          <w:numId w:val="1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Suivi en temps réel de l’évolution des commandes</w:t>
      </w:r>
    </w:p>
    <w:p w14:paraId="549D2C80" w14:textId="77777777" w:rsidR="00A84A58" w:rsidRPr="00A84A58" w:rsidRDefault="00A84A58" w:rsidP="00A84A58">
      <w:pPr>
        <w:numPr>
          <w:ilvl w:val="1"/>
          <w:numId w:val="1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Suivi en temps réel du stock</w:t>
      </w:r>
    </w:p>
    <w:p w14:paraId="2CC1174C" w14:textId="77777777" w:rsidR="00A84A58" w:rsidRPr="00A84A58" w:rsidRDefault="00A84A58" w:rsidP="00A84A58">
      <w:pPr>
        <w:numPr>
          <w:ilvl w:val="1"/>
          <w:numId w:val="1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Liste des pizzas réparables par points de vente</w:t>
      </w:r>
    </w:p>
    <w:p w14:paraId="06A78E90" w14:textId="77777777" w:rsidR="00A84A58" w:rsidRPr="00A84A58" w:rsidRDefault="00A84A58" w:rsidP="00A84A58">
      <w:pPr>
        <w:numPr>
          <w:ilvl w:val="1"/>
          <w:numId w:val="1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Liste des recettes de pizzas</w:t>
      </w:r>
    </w:p>
    <w:p w14:paraId="6514D685" w14:textId="77777777" w:rsidR="00A84A58" w:rsidRPr="005453ED" w:rsidRDefault="00A84A58" w:rsidP="00527ABE">
      <w:pPr>
        <w:pStyle w:val="Paragraphedeliste"/>
        <w:numPr>
          <w:ilvl w:val="0"/>
          <w:numId w:val="17"/>
        </w:numPr>
        <w:spacing w:before="77" w:after="0"/>
        <w:rPr>
          <w:rFonts w:ascii="Times New Roman" w:eastAsia="Times New Roman" w:hAnsi="Times New Roman" w:cs="Times New Roman"/>
          <w:sz w:val="24"/>
          <w:szCs w:val="24"/>
        </w:rPr>
      </w:pPr>
      <w:r w:rsidRPr="00527ABE">
        <w:rPr>
          <w:rFonts w:eastAsiaTheme="minorEastAsia" w:hAnsi="Calibri"/>
          <w:color w:val="2F2B20" w:themeColor="text1"/>
          <w:kern w:val="24"/>
          <w:sz w:val="32"/>
          <w:szCs w:val="32"/>
        </w:rPr>
        <w:t xml:space="preserve">Les enjeux OC-Pizza: </w:t>
      </w:r>
    </w:p>
    <w:p w14:paraId="6B768C99" w14:textId="77777777" w:rsidR="00A84A58" w:rsidRPr="00A84A58" w:rsidRDefault="00A84A58" w:rsidP="00A84A58">
      <w:pPr>
        <w:spacing w:before="5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La réussite des ouvertures des nouvelles pizzerias.</w:t>
      </w:r>
    </w:p>
    <w:p w14:paraId="3DFCB315" w14:textId="77777777" w:rsidR="00A84A58" w:rsidRPr="00A84A58" w:rsidRDefault="00A84A58" w:rsidP="00A84A58">
      <w:pPr>
        <w:spacing w:before="5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La satisfaction des clients et des collaborateurs OC-Pizza.</w:t>
      </w:r>
    </w:p>
    <w:p w14:paraId="226EFCE1" w14:textId="77777777" w:rsidR="00A84A58" w:rsidRPr="00A84A58" w:rsidRDefault="00A84A58" w:rsidP="00A84A58">
      <w:pPr>
        <w:spacing w:before="5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Le gain en efficacité des 8 pizzérias dans la préparation et le suivi de commandes.</w:t>
      </w:r>
    </w:p>
    <w:p w14:paraId="16E80BD2" w14:textId="77777777" w:rsidR="005267AD" w:rsidRDefault="005267AD" w:rsidP="00A84A58">
      <w:pPr>
        <w:spacing w:before="77" w:after="0" w:line="240" w:lineRule="auto"/>
        <w:rPr>
          <w:rFonts w:eastAsiaTheme="minorEastAsia" w:hAnsi="Calibri"/>
          <w:color w:val="2F2B20" w:themeColor="text1"/>
          <w:kern w:val="24"/>
          <w:sz w:val="32"/>
          <w:szCs w:val="32"/>
        </w:rPr>
      </w:pPr>
    </w:p>
    <w:p w14:paraId="5F1A4716" w14:textId="77777777" w:rsidR="00A84A58" w:rsidRPr="005453ED" w:rsidRDefault="00A84A58" w:rsidP="00527ABE">
      <w:pPr>
        <w:pStyle w:val="Paragraphedeliste"/>
        <w:numPr>
          <w:ilvl w:val="0"/>
          <w:numId w:val="17"/>
        </w:numPr>
        <w:spacing w:before="77" w:after="0"/>
        <w:rPr>
          <w:rFonts w:ascii="Times New Roman" w:eastAsia="Times New Roman" w:hAnsi="Times New Roman" w:cs="Times New Roman"/>
          <w:sz w:val="24"/>
          <w:szCs w:val="24"/>
        </w:rPr>
      </w:pPr>
      <w:r w:rsidRPr="00527ABE">
        <w:rPr>
          <w:rFonts w:eastAsiaTheme="minorEastAsia" w:hAnsi="Calibri"/>
          <w:color w:val="2F2B20" w:themeColor="text1"/>
          <w:kern w:val="24"/>
          <w:sz w:val="32"/>
          <w:szCs w:val="32"/>
        </w:rPr>
        <w:t xml:space="preserve">Nos Objectifs : </w:t>
      </w:r>
    </w:p>
    <w:p w14:paraId="0E2601FE" w14:textId="77777777" w:rsidR="00A84A58" w:rsidRPr="00A84A58" w:rsidRDefault="00A84A58" w:rsidP="00A84A58">
      <w:pPr>
        <w:spacing w:before="5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Déployer la solution pour l’ouverture des trois nouvelles pizzerias.</w:t>
      </w:r>
    </w:p>
    <w:p w14:paraId="63272F6F" w14:textId="77777777" w:rsidR="00A84A58" w:rsidRPr="00A84A58" w:rsidRDefault="00A84A58" w:rsidP="00A84A58">
      <w:pPr>
        <w:spacing w:before="5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 xml:space="preserve">Finaliser une commande de pizza </w:t>
      </w:r>
      <w:r w:rsidR="0046583A"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quel que</w:t>
      </w: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 xml:space="preserve"> soit le point d’entrée client (</w:t>
      </w:r>
      <w:proofErr w:type="spellStart"/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PdV</w:t>
      </w:r>
      <w:proofErr w:type="spellEnd"/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, Web, Téléphone).</w:t>
      </w:r>
    </w:p>
    <w:p w14:paraId="71539E12" w14:textId="77777777" w:rsidR="00A84A58" w:rsidRPr="00A84A58" w:rsidRDefault="00A84A58" w:rsidP="00A84A58">
      <w:pPr>
        <w:spacing w:before="5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Fournir les informations en temps réel aux utilisateurs de la solution (clients et collaborateurs).</w:t>
      </w:r>
    </w:p>
    <w:p w14:paraId="2FE41632" w14:textId="77777777" w:rsidR="005C3E69" w:rsidRDefault="005C3E69" w:rsidP="005C3E69"/>
    <w:p w14:paraId="5C34472A" w14:textId="77777777" w:rsidR="005C3E69" w:rsidRDefault="005C3E69">
      <w:pPr>
        <w:spacing w:after="200" w:line="276" w:lineRule="auto"/>
      </w:pPr>
      <w:r>
        <w:br w:type="page"/>
      </w:r>
    </w:p>
    <w:p w14:paraId="5C9B0FA4" w14:textId="77777777" w:rsidR="005C3E69" w:rsidRPr="009F7DA9" w:rsidRDefault="00A84A58" w:rsidP="009F7DA9">
      <w:pPr>
        <w:pStyle w:val="Paragraphedeliste"/>
        <w:numPr>
          <w:ilvl w:val="0"/>
          <w:numId w:val="15"/>
        </w:numPr>
        <w:rPr>
          <w:sz w:val="52"/>
          <w:szCs w:val="52"/>
        </w:rPr>
      </w:pPr>
      <w:r w:rsidRPr="009F7DA9"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  <w:lastRenderedPageBreak/>
        <w:t>Contexte de la solution</w:t>
      </w:r>
    </w:p>
    <w:p w14:paraId="43B3EA4F" w14:textId="77777777" w:rsidR="00A84A58" w:rsidRPr="005453ED" w:rsidRDefault="00A84A58" w:rsidP="009F7DA9">
      <w:pPr>
        <w:pStyle w:val="Paragraphedeliste"/>
        <w:spacing w:after="0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9F7DA9">
        <w:rPr>
          <w:rFonts w:eastAsiaTheme="minorEastAsia" w:hAnsi="Calibri"/>
          <w:color w:val="2F2B20" w:themeColor="text1"/>
          <w:kern w:val="24"/>
          <w:sz w:val="28"/>
          <w:szCs w:val="28"/>
        </w:rPr>
        <w:t>Acteurs de la solution :</w:t>
      </w:r>
    </w:p>
    <w:p w14:paraId="6830A978" w14:textId="77777777" w:rsidR="00A84A58" w:rsidRPr="009F7DA9" w:rsidRDefault="00A84A58" w:rsidP="00A84A58">
      <w:pPr>
        <w:numPr>
          <w:ilvl w:val="0"/>
          <w:numId w:val="2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0"/>
          <w:szCs w:val="20"/>
        </w:rPr>
      </w:pPr>
      <w:r w:rsidRPr="009F7DA9">
        <w:rPr>
          <w:rFonts w:eastAsiaTheme="minorEastAsia" w:hAnsi="Calibri"/>
          <w:color w:val="2F2B20" w:themeColor="text1"/>
          <w:kern w:val="24"/>
          <w:sz w:val="20"/>
          <w:szCs w:val="20"/>
        </w:rPr>
        <w:t xml:space="preserve">Le Client, le Prospect : </w:t>
      </w:r>
    </w:p>
    <w:p w14:paraId="2DE25974" w14:textId="77777777" w:rsidR="00A84A58" w:rsidRPr="009F7DA9" w:rsidRDefault="00A84A58" w:rsidP="00A84A5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7773C">
        <w:rPr>
          <w:rFonts w:eastAsiaTheme="minorEastAsia" w:hAnsi="Calibri"/>
          <w:color w:val="2F2B20" w:themeColor="text1"/>
          <w:kern w:val="24"/>
          <w:sz w:val="20"/>
          <w:szCs w:val="20"/>
        </w:rPr>
        <w:t>Il interagit suivant trois modes qui sont le site web, le téléphone, le point de vente. Il semble important de relier ces</w:t>
      </w:r>
      <w:r w:rsidRPr="009E1B10">
        <w:rPr>
          <w:rFonts w:eastAsiaTheme="minorEastAsia" w:hAnsi="Calibri"/>
          <w:color w:val="2F2B20" w:themeColor="text1"/>
          <w:kern w:val="24"/>
          <w:sz w:val="20"/>
          <w:szCs w:val="20"/>
        </w:rPr>
        <w:t xml:space="preserve"> informations  dans un unique point d’entrée au niveau du système afin de faciliter la reconnaissance et le suivi client.</w:t>
      </w:r>
    </w:p>
    <w:p w14:paraId="5F8E9074" w14:textId="77777777" w:rsidR="00A84A58" w:rsidRPr="009F7DA9" w:rsidRDefault="00A84A58" w:rsidP="00A84A58">
      <w:pPr>
        <w:numPr>
          <w:ilvl w:val="0"/>
          <w:numId w:val="3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0"/>
          <w:szCs w:val="20"/>
        </w:rPr>
      </w:pPr>
      <w:r w:rsidRPr="009F7DA9">
        <w:rPr>
          <w:rFonts w:eastAsiaTheme="minorEastAsia" w:hAnsi="Calibri"/>
          <w:color w:val="2F2B20" w:themeColor="text1"/>
          <w:kern w:val="24"/>
          <w:sz w:val="20"/>
          <w:szCs w:val="20"/>
        </w:rPr>
        <w:t xml:space="preserve">Le Responsable : </w:t>
      </w:r>
    </w:p>
    <w:p w14:paraId="7B489FC2" w14:textId="77777777" w:rsidR="00A84A58" w:rsidRPr="009F7DA9" w:rsidRDefault="00A84A58" w:rsidP="00A84A5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7773C">
        <w:rPr>
          <w:rFonts w:eastAsiaTheme="minorEastAsia" w:hAnsi="Calibri"/>
          <w:color w:val="2F2B20" w:themeColor="text1"/>
          <w:kern w:val="24"/>
          <w:sz w:val="20"/>
          <w:szCs w:val="20"/>
        </w:rPr>
        <w:t xml:space="preserve">Il peut être un employé, un gérant sur un point de vente, un responsable de plusieurs points de vente ou le </w:t>
      </w:r>
      <w:r w:rsidRPr="009E1B10">
        <w:rPr>
          <w:rFonts w:eastAsiaTheme="minorEastAsia" w:hAnsi="Calibri"/>
          <w:color w:val="2F2B20" w:themeColor="text1"/>
          <w:kern w:val="24"/>
          <w:sz w:val="20"/>
          <w:szCs w:val="20"/>
        </w:rPr>
        <w:t>gérant/directeur OC Pizza. Il lui est nécessaire d’accé</w:t>
      </w:r>
      <w:r w:rsidRPr="005B72FA">
        <w:rPr>
          <w:rFonts w:eastAsiaTheme="minorEastAsia" w:hAnsi="Calibri"/>
          <w:color w:val="2F2B20" w:themeColor="text1"/>
          <w:kern w:val="24"/>
          <w:sz w:val="20"/>
          <w:szCs w:val="20"/>
        </w:rPr>
        <w:t>der au suivi et à la gestion des points de ventes qui lui sont rattach</w:t>
      </w:r>
      <w:r w:rsidRPr="00527ABE">
        <w:rPr>
          <w:rFonts w:eastAsiaTheme="minorEastAsia" w:hAnsi="Calibri"/>
          <w:color w:val="2F2B20" w:themeColor="text1"/>
          <w:kern w:val="24"/>
          <w:sz w:val="20"/>
          <w:szCs w:val="20"/>
        </w:rPr>
        <w:t>és (suivis des commandes clients, du chiffre d’affaire, de la gestion du stock, des utilisateurs du SI…).</w:t>
      </w:r>
    </w:p>
    <w:p w14:paraId="2C25CBB7" w14:textId="77777777" w:rsidR="00A84A58" w:rsidRPr="009F7DA9" w:rsidRDefault="00A84A58" w:rsidP="00A84A58">
      <w:pPr>
        <w:numPr>
          <w:ilvl w:val="0"/>
          <w:numId w:val="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0"/>
          <w:szCs w:val="20"/>
        </w:rPr>
      </w:pPr>
      <w:r w:rsidRPr="009F7DA9">
        <w:rPr>
          <w:rFonts w:eastAsiaTheme="minorEastAsia" w:hAnsi="Calibri"/>
          <w:color w:val="2F2B20" w:themeColor="text1"/>
          <w:kern w:val="24"/>
          <w:sz w:val="20"/>
          <w:szCs w:val="20"/>
        </w:rPr>
        <w:t>L’Accueil :</w:t>
      </w:r>
    </w:p>
    <w:p w14:paraId="4104F73C" w14:textId="77777777" w:rsidR="00A84A58" w:rsidRPr="009F7DA9" w:rsidRDefault="00A84A58" w:rsidP="00A84A5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7773C">
        <w:rPr>
          <w:rFonts w:eastAsiaTheme="minorEastAsia" w:hAnsi="Calibri"/>
          <w:color w:val="2F2B20" w:themeColor="text1"/>
          <w:kern w:val="24"/>
          <w:sz w:val="20"/>
          <w:szCs w:val="20"/>
        </w:rPr>
        <w:t>Il accueille le client en point de vente et répond au téléphone. Il va être en charge de créer le client dans le syst</w:t>
      </w:r>
      <w:r w:rsidRPr="009E1B10">
        <w:rPr>
          <w:rFonts w:eastAsiaTheme="minorEastAsia" w:hAnsi="Calibri"/>
          <w:color w:val="2F2B20" w:themeColor="text1"/>
          <w:kern w:val="24"/>
          <w:sz w:val="20"/>
          <w:szCs w:val="20"/>
        </w:rPr>
        <w:t>ème, effectuer la commande et le paiement. Il peut consulter la liste des pizzas préparables et les recettes de pizzas.</w:t>
      </w:r>
    </w:p>
    <w:p w14:paraId="768D84C5" w14:textId="77777777" w:rsidR="00A84A58" w:rsidRPr="009F7DA9" w:rsidRDefault="00A84A58" w:rsidP="00A84A58">
      <w:pPr>
        <w:numPr>
          <w:ilvl w:val="0"/>
          <w:numId w:val="5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0"/>
          <w:szCs w:val="20"/>
        </w:rPr>
      </w:pPr>
      <w:r w:rsidRPr="009F7DA9">
        <w:rPr>
          <w:rFonts w:eastAsiaTheme="minorEastAsia" w:hAnsi="Calibri"/>
          <w:color w:val="2F2B20" w:themeColor="text1"/>
          <w:kern w:val="24"/>
          <w:sz w:val="20"/>
          <w:szCs w:val="20"/>
        </w:rPr>
        <w:t xml:space="preserve">Le Pizzaiolo : </w:t>
      </w:r>
    </w:p>
    <w:p w14:paraId="2E2B80D0" w14:textId="77777777" w:rsidR="00A84A58" w:rsidRPr="009F7DA9" w:rsidRDefault="00A84A58" w:rsidP="00A84A5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7773C">
        <w:rPr>
          <w:rFonts w:eastAsiaTheme="minorEastAsia" w:hAnsi="Calibri"/>
          <w:color w:val="2F2B20" w:themeColor="text1"/>
          <w:kern w:val="24"/>
          <w:sz w:val="20"/>
          <w:szCs w:val="20"/>
        </w:rPr>
        <w:t>Rattaché à un ou plusieurs points de ventes (rotation, remplacement, congés…), il doit pouvoir accé</w:t>
      </w:r>
      <w:r w:rsidRPr="009E1B10">
        <w:rPr>
          <w:rFonts w:eastAsiaTheme="minorEastAsia" w:hAnsi="Calibri"/>
          <w:color w:val="2F2B20" w:themeColor="text1"/>
          <w:kern w:val="24"/>
          <w:sz w:val="20"/>
          <w:szCs w:val="20"/>
        </w:rPr>
        <w:t>der aux recettes de pizzas et à la liste des pizzas préparables  en temps réel (commandes par té</w:t>
      </w:r>
      <w:r w:rsidRPr="005B72FA">
        <w:rPr>
          <w:rFonts w:eastAsiaTheme="minorEastAsia" w:hAnsi="Calibri"/>
          <w:color w:val="2F2B20" w:themeColor="text1"/>
          <w:kern w:val="24"/>
          <w:sz w:val="20"/>
          <w:szCs w:val="20"/>
        </w:rPr>
        <w:t>léphone ou sur place).</w:t>
      </w:r>
    </w:p>
    <w:p w14:paraId="55F98028" w14:textId="77777777" w:rsidR="00A84A58" w:rsidRPr="009F7DA9" w:rsidRDefault="00A84A58" w:rsidP="00A84A58">
      <w:pPr>
        <w:numPr>
          <w:ilvl w:val="0"/>
          <w:numId w:val="6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0"/>
          <w:szCs w:val="20"/>
        </w:rPr>
      </w:pPr>
      <w:r w:rsidRPr="009F7DA9">
        <w:rPr>
          <w:rFonts w:eastAsiaTheme="minorEastAsia" w:hAnsi="Calibri"/>
          <w:color w:val="2F2B20" w:themeColor="text1"/>
          <w:kern w:val="24"/>
          <w:sz w:val="20"/>
          <w:szCs w:val="20"/>
        </w:rPr>
        <w:t xml:space="preserve">Le Livreur : </w:t>
      </w:r>
    </w:p>
    <w:p w14:paraId="5FB65B24" w14:textId="77777777" w:rsidR="00A84A58" w:rsidRPr="009F7DA9" w:rsidRDefault="00A84A58" w:rsidP="00A84A5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7773C">
        <w:rPr>
          <w:rFonts w:eastAsiaTheme="minorEastAsia" w:hAnsi="Calibri"/>
          <w:color w:val="2F2B20" w:themeColor="text1"/>
          <w:kern w:val="24"/>
          <w:sz w:val="20"/>
          <w:szCs w:val="20"/>
        </w:rPr>
        <w:t xml:space="preserve">Il doit pouvoir indiquer en temps réel la livraison de la pizza. D’autres interaction avec le système sont </w:t>
      </w:r>
      <w:r w:rsidRPr="009E1B10">
        <w:rPr>
          <w:rFonts w:eastAsiaTheme="minorEastAsia" w:hAnsi="Calibri"/>
          <w:color w:val="2F2B20" w:themeColor="text1"/>
          <w:kern w:val="24"/>
          <w:sz w:val="20"/>
          <w:szCs w:val="20"/>
        </w:rPr>
        <w:t>à prévoir  tel que l’accès aux commandes en livraison, l</w:t>
      </w:r>
      <w:r w:rsidRPr="005B72FA">
        <w:rPr>
          <w:rFonts w:eastAsiaTheme="minorEastAsia" w:hAnsi="Calibri"/>
          <w:color w:val="2F2B20" w:themeColor="text1"/>
          <w:kern w:val="24"/>
          <w:sz w:val="20"/>
          <w:szCs w:val="20"/>
        </w:rPr>
        <w:t>’accès aux coordonnées client et éventuellement à la mise à jour de ses coordonnées.</w:t>
      </w:r>
    </w:p>
    <w:p w14:paraId="71D36165" w14:textId="77777777" w:rsidR="00A84A58" w:rsidRPr="009F7DA9" w:rsidRDefault="00A84A58" w:rsidP="00A84A58">
      <w:pPr>
        <w:numPr>
          <w:ilvl w:val="0"/>
          <w:numId w:val="7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0"/>
          <w:szCs w:val="20"/>
        </w:rPr>
      </w:pPr>
      <w:r w:rsidRPr="009F7DA9">
        <w:rPr>
          <w:rFonts w:eastAsiaTheme="minorEastAsia" w:hAnsi="Calibri"/>
          <w:color w:val="2F2B20" w:themeColor="text1"/>
          <w:kern w:val="24"/>
          <w:sz w:val="20"/>
          <w:szCs w:val="20"/>
        </w:rPr>
        <w:t>Le Système Bancaire :</w:t>
      </w:r>
    </w:p>
    <w:p w14:paraId="3A62FEBC" w14:textId="77777777" w:rsidR="002F7839" w:rsidRDefault="00A84A58" w:rsidP="002F7839">
      <w:pPr>
        <w:keepNext/>
        <w:spacing w:after="0" w:line="240" w:lineRule="auto"/>
        <w:jc w:val="center"/>
      </w:pPr>
      <w:r w:rsidRPr="0077773C">
        <w:rPr>
          <w:rFonts w:eastAsiaTheme="minorEastAsia" w:hAnsi="Calibri"/>
          <w:color w:val="2F2B20" w:themeColor="text1"/>
          <w:kern w:val="24"/>
          <w:sz w:val="20"/>
          <w:szCs w:val="20"/>
        </w:rPr>
        <w:t xml:space="preserve">Effectue les transactions de validation de paiements et de remboursement. Il doit pouvoir accéder aux informations bancaires du client et renvoyer des informations de confirmation au SI. </w:t>
      </w:r>
      <w:r w:rsidR="002F00D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BC62305" wp14:editId="69FCC288">
            <wp:extent cx="3800902" cy="3274865"/>
            <wp:effectExtent l="0" t="0" r="9525" b="190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_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252" cy="327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606B" w14:textId="18375490" w:rsidR="00A84A58" w:rsidRPr="009E1B10" w:rsidRDefault="002F7839" w:rsidP="002F7839">
      <w:pPr>
        <w:pStyle w:val="Lgende"/>
        <w:jc w:val="center"/>
        <w:rPr>
          <w:rFonts w:hAnsi="Calibri"/>
          <w:color w:val="2F2B20" w:themeColor="text1"/>
          <w:kern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46F1E">
        <w:rPr>
          <w:noProof/>
        </w:rPr>
        <w:t>1</w:t>
      </w:r>
      <w:r>
        <w:fldChar w:fldCharType="end"/>
      </w:r>
      <w:r>
        <w:t>: diagramme de contexte</w:t>
      </w:r>
    </w:p>
    <w:p w14:paraId="621D393C" w14:textId="77777777" w:rsidR="009E1B10" w:rsidRPr="005B72FA" w:rsidRDefault="009E1B10">
      <w:p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</w:pPr>
    </w:p>
    <w:p w14:paraId="3A658DA7" w14:textId="77777777" w:rsidR="00F067EF" w:rsidRPr="009F7DA9" w:rsidRDefault="00F067EF" w:rsidP="009F7DA9">
      <w:pPr>
        <w:pStyle w:val="Paragraphedeliste"/>
        <w:numPr>
          <w:ilvl w:val="0"/>
          <w:numId w:val="15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72"/>
          <w:szCs w:val="72"/>
        </w:rPr>
      </w:pPr>
      <w:r w:rsidRPr="009F7DA9">
        <w:rPr>
          <w:rFonts w:asciiTheme="majorHAnsi" w:eastAsiaTheme="majorEastAsia" w:hAnsi="Calibri" w:cstheme="majorBidi"/>
          <w:color w:val="2F2B20" w:themeColor="text1"/>
          <w:kern w:val="24"/>
          <w:sz w:val="72"/>
          <w:szCs w:val="72"/>
        </w:rPr>
        <w:t>Packages du SI</w:t>
      </w:r>
    </w:p>
    <w:p w14:paraId="64F8086C" w14:textId="77777777" w:rsidR="00F067EF" w:rsidRPr="00A16E22" w:rsidRDefault="00F067EF" w:rsidP="00A16E22">
      <w:pPr>
        <w:spacing w:after="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A16E22">
        <w:rPr>
          <w:rFonts w:eastAsiaTheme="minorEastAsia" w:hAnsi="Calibri"/>
          <w:color w:val="2F2B20" w:themeColor="text1"/>
          <w:kern w:val="24"/>
          <w:sz w:val="32"/>
          <w:szCs w:val="32"/>
        </w:rPr>
        <w:t>Composition : découpage en trois packages</w:t>
      </w:r>
    </w:p>
    <w:p w14:paraId="1A67FF63" w14:textId="196E8D95" w:rsidR="00F067EF" w:rsidRPr="00F067EF" w:rsidRDefault="00A16E22" w:rsidP="00A16E22">
      <w:pPr>
        <w:spacing w:after="0" w:line="240" w:lineRule="auto"/>
        <w:ind w:left="360"/>
        <w:contextualSpacing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eastAsiaTheme="minorEastAsia" w:hAnsi="Calibri"/>
          <w:color w:val="2F2B20" w:themeColor="text1"/>
          <w:kern w:val="24"/>
          <w:sz w:val="28"/>
          <w:szCs w:val="28"/>
        </w:rPr>
        <w:t xml:space="preserve">1) </w:t>
      </w:r>
      <w:r w:rsidR="00F067EF" w:rsidRPr="00F067EF">
        <w:rPr>
          <w:rFonts w:eastAsiaTheme="minorEastAsia" w:hAnsi="Calibri"/>
          <w:color w:val="2F2B20" w:themeColor="text1"/>
          <w:kern w:val="24"/>
          <w:sz w:val="28"/>
          <w:szCs w:val="28"/>
        </w:rPr>
        <w:t>Gestion des commandes clients :</w:t>
      </w:r>
    </w:p>
    <w:p w14:paraId="22BD3EE0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 xml:space="preserve">Réception des commandes (site web, téléphone, </w:t>
      </w:r>
      <w:r w:rsidRPr="00F067EF">
        <w:rPr>
          <w:rFonts w:eastAsiaTheme="minorEastAsia" w:hAnsi="Calibri"/>
          <w:b/>
          <w:bCs/>
          <w:color w:val="2F2B20" w:themeColor="text1"/>
          <w:kern w:val="24"/>
          <w:sz w:val="22"/>
        </w:rPr>
        <w:t>P</w:t>
      </w:r>
      <w:r w:rsidRPr="00F067EF">
        <w:rPr>
          <w:rFonts w:eastAsiaTheme="minorEastAsia" w:hAnsi="Calibri"/>
          <w:color w:val="2F2B20" w:themeColor="text1"/>
          <w:kern w:val="24"/>
          <w:sz w:val="22"/>
        </w:rPr>
        <w:t xml:space="preserve">oint </w:t>
      </w:r>
      <w:r w:rsidRPr="00F067EF">
        <w:rPr>
          <w:rFonts w:eastAsiaTheme="minorEastAsia" w:hAnsi="Calibri"/>
          <w:b/>
          <w:bCs/>
          <w:color w:val="2F2B20" w:themeColor="text1"/>
          <w:kern w:val="24"/>
          <w:sz w:val="22"/>
        </w:rPr>
        <w:t>d</w:t>
      </w:r>
      <w:r w:rsidRPr="00F067EF">
        <w:rPr>
          <w:rFonts w:eastAsiaTheme="minorEastAsia" w:hAnsi="Calibri"/>
          <w:color w:val="2F2B20" w:themeColor="text1"/>
          <w:kern w:val="24"/>
          <w:sz w:val="22"/>
        </w:rPr>
        <w:t xml:space="preserve">e </w:t>
      </w:r>
      <w:r w:rsidRPr="00F067EF">
        <w:rPr>
          <w:rFonts w:eastAsiaTheme="minorEastAsia" w:hAnsi="Calibri"/>
          <w:b/>
          <w:bCs/>
          <w:color w:val="2F2B20" w:themeColor="text1"/>
          <w:kern w:val="24"/>
          <w:sz w:val="22"/>
        </w:rPr>
        <w:t>V</w:t>
      </w:r>
      <w:r w:rsidRPr="00F067EF">
        <w:rPr>
          <w:rFonts w:eastAsiaTheme="minorEastAsia" w:hAnsi="Calibri"/>
          <w:color w:val="2F2B20" w:themeColor="text1"/>
          <w:kern w:val="24"/>
          <w:sz w:val="22"/>
        </w:rPr>
        <w:t>ente)</w:t>
      </w:r>
    </w:p>
    <w:p w14:paraId="5121DCE8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>Préparation des cde (</w:t>
      </w:r>
      <w:proofErr w:type="spellStart"/>
      <w:r w:rsidRPr="00F067EF">
        <w:rPr>
          <w:rFonts w:eastAsiaTheme="minorEastAsia" w:hAnsi="Calibri"/>
          <w:color w:val="2F2B20" w:themeColor="text1"/>
          <w:kern w:val="24"/>
          <w:sz w:val="22"/>
        </w:rPr>
        <w:t>PdV</w:t>
      </w:r>
      <w:proofErr w:type="spellEnd"/>
      <w:r w:rsidRPr="00F067EF">
        <w:rPr>
          <w:rFonts w:eastAsiaTheme="minorEastAsia" w:hAnsi="Calibri"/>
          <w:color w:val="2F2B20" w:themeColor="text1"/>
          <w:kern w:val="24"/>
          <w:sz w:val="22"/>
        </w:rPr>
        <w:t>, responsable)</w:t>
      </w:r>
    </w:p>
    <w:p w14:paraId="1B249FB4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 xml:space="preserve">Livraison des commandes (Livreur, </w:t>
      </w:r>
      <w:proofErr w:type="spellStart"/>
      <w:r w:rsidRPr="00F067EF">
        <w:rPr>
          <w:rFonts w:eastAsiaTheme="minorEastAsia" w:hAnsi="Calibri"/>
          <w:color w:val="2F2B20" w:themeColor="text1"/>
          <w:kern w:val="24"/>
          <w:sz w:val="22"/>
        </w:rPr>
        <w:t>PdV</w:t>
      </w:r>
      <w:proofErr w:type="spellEnd"/>
      <w:r w:rsidRPr="00F067EF">
        <w:rPr>
          <w:rFonts w:eastAsiaTheme="minorEastAsia" w:hAnsi="Calibri"/>
          <w:color w:val="2F2B20" w:themeColor="text1"/>
          <w:kern w:val="24"/>
          <w:sz w:val="22"/>
        </w:rPr>
        <w:t>, responsables)</w:t>
      </w:r>
    </w:p>
    <w:p w14:paraId="670F73B0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 xml:space="preserve">Paiements des commandes (site web, </w:t>
      </w:r>
      <w:proofErr w:type="spellStart"/>
      <w:r w:rsidRPr="00F067EF">
        <w:rPr>
          <w:rFonts w:eastAsiaTheme="minorEastAsia" w:hAnsi="Calibri"/>
          <w:color w:val="2F2B20" w:themeColor="text1"/>
          <w:kern w:val="24"/>
          <w:sz w:val="22"/>
        </w:rPr>
        <w:t>PdV</w:t>
      </w:r>
      <w:proofErr w:type="spellEnd"/>
      <w:r w:rsidRPr="00F067EF">
        <w:rPr>
          <w:rFonts w:eastAsiaTheme="minorEastAsia" w:hAnsi="Calibri"/>
          <w:color w:val="2F2B20" w:themeColor="text1"/>
          <w:kern w:val="24"/>
          <w:sz w:val="22"/>
        </w:rPr>
        <w:t>, Bank)</w:t>
      </w:r>
    </w:p>
    <w:p w14:paraId="56D602B9" w14:textId="413A39DD" w:rsidR="00F067EF" w:rsidRPr="00F067EF" w:rsidRDefault="00A16E22" w:rsidP="00A16E22">
      <w:pPr>
        <w:spacing w:after="0" w:line="240" w:lineRule="auto"/>
        <w:ind w:left="360"/>
        <w:contextualSpacing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eastAsiaTheme="minorEastAsia" w:hAnsi="Calibri"/>
          <w:color w:val="2F2B20" w:themeColor="text1"/>
          <w:kern w:val="24"/>
          <w:sz w:val="28"/>
          <w:szCs w:val="28"/>
        </w:rPr>
        <w:t xml:space="preserve">2) </w:t>
      </w:r>
      <w:r w:rsidR="00F067EF" w:rsidRPr="00F067EF">
        <w:rPr>
          <w:rFonts w:eastAsiaTheme="minorEastAsia" w:hAnsi="Calibri"/>
          <w:color w:val="2F2B20" w:themeColor="text1"/>
          <w:kern w:val="24"/>
          <w:sz w:val="28"/>
          <w:szCs w:val="28"/>
        </w:rPr>
        <w:t xml:space="preserve">Gestion approvisionnements/achats : </w:t>
      </w:r>
    </w:p>
    <w:p w14:paraId="6B33609A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>Stock ingrédients par PDV -&gt; Pizzas préparables (</w:t>
      </w:r>
      <w:proofErr w:type="spellStart"/>
      <w:r w:rsidRPr="00F067EF">
        <w:rPr>
          <w:rFonts w:eastAsiaTheme="minorEastAsia" w:hAnsi="Calibri"/>
          <w:color w:val="2F2B20" w:themeColor="text1"/>
          <w:kern w:val="24"/>
          <w:sz w:val="22"/>
        </w:rPr>
        <w:t>pdv</w:t>
      </w:r>
      <w:proofErr w:type="spellEnd"/>
      <w:r w:rsidRPr="00F067EF">
        <w:rPr>
          <w:rFonts w:eastAsiaTheme="minorEastAsia" w:hAnsi="Calibri"/>
          <w:color w:val="2F2B20" w:themeColor="text1"/>
          <w:kern w:val="24"/>
          <w:sz w:val="22"/>
        </w:rPr>
        <w:t>, pizzaiolo, site web, responsables)</w:t>
      </w:r>
    </w:p>
    <w:p w14:paraId="2D0DD547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>Recettes pizzas (site web, pizzaiolo)</w:t>
      </w:r>
    </w:p>
    <w:p w14:paraId="06BBDCD6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 xml:space="preserve">Achat ingrédients (responsables, - </w:t>
      </w:r>
      <w:proofErr w:type="spellStart"/>
      <w:r w:rsidRPr="00F067EF">
        <w:rPr>
          <w:rFonts w:eastAsiaTheme="minorEastAsia" w:hAnsi="Calibri"/>
          <w:color w:val="2F2B20" w:themeColor="text1"/>
          <w:kern w:val="24"/>
          <w:sz w:val="22"/>
        </w:rPr>
        <w:t>bank</w:t>
      </w:r>
      <w:proofErr w:type="spellEnd"/>
      <w:r w:rsidRPr="00F067EF">
        <w:rPr>
          <w:rFonts w:eastAsiaTheme="minorEastAsia" w:hAnsi="Calibri"/>
          <w:color w:val="2F2B20" w:themeColor="text1"/>
          <w:kern w:val="24"/>
          <w:sz w:val="22"/>
        </w:rPr>
        <w:t>)</w:t>
      </w:r>
    </w:p>
    <w:p w14:paraId="7013C1A0" w14:textId="71CA979E" w:rsidR="00F067EF" w:rsidRPr="00F067EF" w:rsidRDefault="00A16E22" w:rsidP="00A16E22">
      <w:pPr>
        <w:spacing w:after="0" w:line="240" w:lineRule="auto"/>
        <w:ind w:left="360"/>
        <w:contextualSpacing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eastAsiaTheme="minorEastAsia" w:hAnsi="Calibri"/>
          <w:color w:val="2F2B20" w:themeColor="text1"/>
          <w:kern w:val="24"/>
          <w:sz w:val="28"/>
          <w:szCs w:val="28"/>
        </w:rPr>
        <w:t xml:space="preserve">3) </w:t>
      </w:r>
      <w:r w:rsidR="00F067EF" w:rsidRPr="00F067EF">
        <w:rPr>
          <w:rFonts w:eastAsiaTheme="minorEastAsia" w:hAnsi="Calibri"/>
          <w:color w:val="2F2B20" w:themeColor="text1"/>
          <w:kern w:val="24"/>
          <w:sz w:val="28"/>
          <w:szCs w:val="28"/>
        </w:rPr>
        <w:t>Gestion des Points de ventes :</w:t>
      </w:r>
    </w:p>
    <w:p w14:paraId="40F806B2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>Création de nouveaux points de ventes</w:t>
      </w:r>
    </w:p>
    <w:p w14:paraId="06259FFA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>Fermeture de points de ventes</w:t>
      </w:r>
    </w:p>
    <w:p w14:paraId="6C76EDF8" w14:textId="77777777" w:rsidR="00F067EF" w:rsidRPr="00F067EF" w:rsidRDefault="00F067EF" w:rsidP="00F067EF">
      <w:p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</w:p>
    <w:p w14:paraId="4C343444" w14:textId="77777777" w:rsidR="002F7839" w:rsidRDefault="00F067EF" w:rsidP="002F7839">
      <w:pPr>
        <w:keepNext/>
        <w:spacing w:after="200" w:line="276" w:lineRule="auto"/>
        <w:jc w:val="center"/>
      </w:pPr>
      <w:r w:rsidRPr="00F067EF">
        <w:rPr>
          <w:noProof/>
        </w:rPr>
        <w:drawing>
          <wp:inline distT="0" distB="0" distL="0" distR="0" wp14:anchorId="681CC77E" wp14:editId="33D7E9AC">
            <wp:extent cx="2757872" cy="3623481"/>
            <wp:effectExtent l="0" t="0" r="4445" b="0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371" cy="36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42D1E" w14:textId="1DB3C5CC" w:rsidR="005C3E69" w:rsidRDefault="002F7839" w:rsidP="002F7839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46F1E">
        <w:rPr>
          <w:noProof/>
        </w:rPr>
        <w:t>2</w:t>
      </w:r>
      <w:r>
        <w:fldChar w:fldCharType="end"/>
      </w:r>
      <w:r>
        <w:t>: diagramme de packages</w:t>
      </w:r>
      <w:r w:rsidR="005C3E69">
        <w:br w:type="page"/>
      </w:r>
    </w:p>
    <w:p w14:paraId="38BB0FA2" w14:textId="7D7F36A4" w:rsidR="009F7DA9" w:rsidRPr="009F7DA9" w:rsidRDefault="009F7DA9" w:rsidP="009F7DA9">
      <w:pPr>
        <w:pStyle w:val="Paragraphedeliste"/>
        <w:numPr>
          <w:ilvl w:val="0"/>
          <w:numId w:val="15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72"/>
          <w:szCs w:val="72"/>
        </w:rPr>
      </w:pPr>
      <w:r w:rsidRPr="009F7DA9">
        <w:rPr>
          <w:rFonts w:asciiTheme="majorHAnsi" w:eastAsiaTheme="majorEastAsia" w:hAnsi="Calibri" w:cstheme="majorBidi"/>
          <w:color w:val="2F2B20" w:themeColor="text1"/>
          <w:kern w:val="24"/>
          <w:sz w:val="72"/>
          <w:szCs w:val="72"/>
        </w:rPr>
        <w:lastRenderedPageBreak/>
        <w:t xml:space="preserve">Packages </w:t>
      </w:r>
      <w:r>
        <w:rPr>
          <w:rFonts w:asciiTheme="majorHAnsi" w:eastAsiaTheme="majorEastAsia" w:hAnsi="Calibri" w:cstheme="majorBidi"/>
          <w:color w:val="2F2B20" w:themeColor="text1"/>
          <w:kern w:val="24"/>
          <w:sz w:val="72"/>
          <w:szCs w:val="72"/>
        </w:rPr>
        <w:t>et Use Case</w:t>
      </w:r>
    </w:p>
    <w:p w14:paraId="3493B2A3" w14:textId="14602EB6" w:rsidR="005C3E69" w:rsidRPr="009F7DA9" w:rsidRDefault="009F7DA9" w:rsidP="009F7DA9">
      <w:pPr>
        <w:pStyle w:val="Paragraphedeliste"/>
        <w:numPr>
          <w:ilvl w:val="0"/>
          <w:numId w:val="21"/>
        </w:numPr>
        <w:spacing w:after="0"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>
        <w:rPr>
          <w:rFonts w:eastAsiaTheme="minorEastAsia" w:hAnsi="Calibri"/>
          <w:color w:val="2F2B20" w:themeColor="text1"/>
          <w:kern w:val="24"/>
          <w:sz w:val="32"/>
          <w:szCs w:val="32"/>
        </w:rPr>
        <w:t>L</w:t>
      </w:r>
      <w:r w:rsidR="00EB2D0E" w:rsidRPr="009F7DA9">
        <w:rPr>
          <w:rFonts w:eastAsiaTheme="minorEastAsia" w:hAnsi="Calibri"/>
          <w:color w:val="2F2B20" w:themeColor="text1"/>
          <w:kern w:val="24"/>
          <w:sz w:val="32"/>
          <w:szCs w:val="32"/>
        </w:rPr>
        <w:t>e package « CDE »</w:t>
      </w:r>
    </w:p>
    <w:p w14:paraId="2138EFC8" w14:textId="77777777" w:rsidR="00EB2D0E" w:rsidRDefault="00EB2D0E" w:rsidP="00EB2D0E">
      <w:pPr>
        <w:spacing w:after="0" w:line="240" w:lineRule="auto"/>
        <w:contextualSpacing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EB2D0E">
        <w:rPr>
          <w:rFonts w:eastAsiaTheme="minorEastAsia" w:hAnsi="Calibri"/>
          <w:color w:val="2F2B20" w:themeColor="text1"/>
          <w:kern w:val="24"/>
          <w:sz w:val="32"/>
          <w:szCs w:val="32"/>
        </w:rPr>
        <w:t>Les différents acteurs accèdent aux différentes fonctionnalités du packages « CDE » définis dans leur profil utilisateurs.</w:t>
      </w:r>
    </w:p>
    <w:p w14:paraId="205399F5" w14:textId="77777777" w:rsidR="00EB2D0E" w:rsidRPr="00EB2D0E" w:rsidRDefault="00EB2D0E" w:rsidP="00EB2D0E">
      <w:pPr>
        <w:spacing w:after="0" w:line="240" w:lineRule="auto"/>
        <w:contextualSpacing/>
        <w:rPr>
          <w:rFonts w:ascii="Times New Roman" w:eastAsia="Times New Roman" w:hAnsi="Times New Roman" w:cs="Times New Roman"/>
          <w:sz w:val="32"/>
          <w:szCs w:val="24"/>
        </w:rPr>
      </w:pPr>
    </w:p>
    <w:p w14:paraId="39F3D246" w14:textId="77777777" w:rsidR="002F7839" w:rsidRDefault="00EB2D0E" w:rsidP="002F7839">
      <w:pPr>
        <w:keepNext/>
        <w:spacing w:after="200" w:line="276" w:lineRule="auto"/>
        <w:jc w:val="center"/>
      </w:pPr>
      <w:r w:rsidRPr="00EB2D0E">
        <w:rPr>
          <w:noProof/>
        </w:rPr>
        <w:drawing>
          <wp:inline distT="0" distB="0" distL="0" distR="0" wp14:anchorId="27E9C1E8" wp14:editId="4DC0B4FA">
            <wp:extent cx="4680520" cy="5490610"/>
            <wp:effectExtent l="0" t="0" r="635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20" cy="549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59D6A47D" w14:textId="154F7148" w:rsidR="002F7839" w:rsidRPr="002F7839" w:rsidRDefault="002F7839" w:rsidP="002F7839">
      <w:pPr>
        <w:pStyle w:val="Lgende"/>
        <w:jc w:val="center"/>
        <w:rPr>
          <w:lang w:val="en-US"/>
        </w:rPr>
      </w:pPr>
      <w:r w:rsidRPr="002F7839">
        <w:rPr>
          <w:lang w:val="en-US"/>
        </w:rPr>
        <w:t xml:space="preserve">Figure </w:t>
      </w:r>
      <w:r>
        <w:fldChar w:fldCharType="begin"/>
      </w:r>
      <w:r w:rsidRPr="002F7839">
        <w:rPr>
          <w:lang w:val="en-US"/>
        </w:rPr>
        <w:instrText xml:space="preserve"> SEQ Figure \* ARABIC </w:instrText>
      </w:r>
      <w:r>
        <w:fldChar w:fldCharType="separate"/>
      </w:r>
      <w:r w:rsidR="00746F1E">
        <w:rPr>
          <w:noProof/>
          <w:lang w:val="en-US"/>
        </w:rPr>
        <w:t>3</w:t>
      </w:r>
      <w:r>
        <w:fldChar w:fldCharType="end"/>
      </w:r>
      <w:r w:rsidRPr="002F7839">
        <w:rPr>
          <w:lang w:val="en-US"/>
        </w:rPr>
        <w:t xml:space="preserve">: </w:t>
      </w:r>
      <w:proofErr w:type="spellStart"/>
      <w:r w:rsidRPr="002F7839">
        <w:rPr>
          <w:lang w:val="en-US"/>
        </w:rPr>
        <w:t>diagramme</w:t>
      </w:r>
      <w:proofErr w:type="spellEnd"/>
      <w:r w:rsidRPr="002F7839">
        <w:rPr>
          <w:lang w:val="en-US"/>
        </w:rPr>
        <w:t xml:space="preserve"> package CDE</w:t>
      </w:r>
    </w:p>
    <w:p w14:paraId="42461EBA" w14:textId="2EF9A320" w:rsidR="005C3E69" w:rsidRPr="002F7839" w:rsidRDefault="005C3E69" w:rsidP="00EB2D0E">
      <w:pPr>
        <w:spacing w:after="200" w:line="276" w:lineRule="auto"/>
        <w:jc w:val="center"/>
        <w:rPr>
          <w:lang w:val="en-US"/>
        </w:rPr>
      </w:pPr>
      <w:r w:rsidRPr="002F7839">
        <w:rPr>
          <w:lang w:val="en-US"/>
        </w:rPr>
        <w:br w:type="page"/>
      </w:r>
    </w:p>
    <w:p w14:paraId="17158D6E" w14:textId="77777777" w:rsidR="006478B1" w:rsidRPr="002F7839" w:rsidRDefault="006478B1" w:rsidP="00A16E22">
      <w:pPr>
        <w:spacing w:after="0"/>
        <w:rPr>
          <w:rFonts w:eastAsiaTheme="minorEastAsia" w:hAnsi="Calibri"/>
          <w:b/>
          <w:color w:val="2F2B20" w:themeColor="text1"/>
          <w:kern w:val="24"/>
          <w:sz w:val="32"/>
          <w:szCs w:val="32"/>
          <w:lang w:val="en-US"/>
        </w:rPr>
      </w:pPr>
      <w:r w:rsidRPr="002F7839">
        <w:rPr>
          <w:rFonts w:eastAsiaTheme="minorEastAsia" w:hAnsi="Calibri"/>
          <w:b/>
          <w:color w:val="2F2B20" w:themeColor="text1"/>
          <w:kern w:val="24"/>
          <w:sz w:val="32"/>
          <w:szCs w:val="32"/>
          <w:lang w:val="en-US"/>
        </w:rPr>
        <w:lastRenderedPageBreak/>
        <w:t>Use Case « CDE »</w:t>
      </w:r>
    </w:p>
    <w:p w14:paraId="30DF6FDB" w14:textId="77777777" w:rsidR="006478B1" w:rsidRDefault="006478B1" w:rsidP="00E404E9">
      <w:pPr>
        <w:suppressAutoHyphens/>
        <w:spacing w:after="0" w:line="240" w:lineRule="auto"/>
        <w:contextualSpacing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6478B1">
        <w:rPr>
          <w:rFonts w:eastAsiaTheme="minorEastAsia" w:hAnsi="Calibri"/>
          <w:color w:val="2F2B20" w:themeColor="text1"/>
          <w:kern w:val="24"/>
          <w:sz w:val="32"/>
          <w:szCs w:val="32"/>
        </w:rPr>
        <w:t>Fonctionnalités Commande :</w:t>
      </w:r>
    </w:p>
    <w:p w14:paraId="06D2F58F" w14:textId="77777777" w:rsidR="006478B1" w:rsidRDefault="006478B1" w:rsidP="00E404E9">
      <w:pPr>
        <w:suppressAutoHyphens/>
        <w:spacing w:before="77" w:after="0" w:line="240" w:lineRule="auto"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6478B1">
        <w:rPr>
          <w:rFonts w:eastAsiaTheme="minorEastAsia" w:hAnsi="Calibri"/>
          <w:color w:val="2F2B20" w:themeColor="text1"/>
          <w:kern w:val="24"/>
          <w:sz w:val="32"/>
          <w:szCs w:val="32"/>
        </w:rPr>
        <w:t>Regroupe les fonctionnalités relatives à la gestion de commandes.</w:t>
      </w:r>
    </w:p>
    <w:p w14:paraId="66232FFC" w14:textId="77777777" w:rsidR="00E404E9" w:rsidRPr="006478B1" w:rsidRDefault="00E404E9" w:rsidP="00E404E9">
      <w:pPr>
        <w:suppressAutoHyphens/>
        <w:spacing w:before="77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F4C9DC" w14:textId="77777777" w:rsidR="006478B1" w:rsidRDefault="006478B1" w:rsidP="00E404E9">
      <w:pPr>
        <w:suppressAutoHyphens/>
        <w:spacing w:before="77" w:after="0" w:line="240" w:lineRule="auto"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6478B1">
        <w:rPr>
          <w:rFonts w:eastAsiaTheme="minorEastAsia" w:hAnsi="Calibri"/>
          <w:color w:val="2F2B20" w:themeColor="text1"/>
          <w:kern w:val="24"/>
          <w:sz w:val="32"/>
          <w:szCs w:val="32"/>
        </w:rPr>
        <w:t>Le PDV correspond au profil utilisateur devant accéder à la fonction. Il peut être l’accueil, le pizzaiolo, le responsable suivant la taille du point de vente.</w:t>
      </w:r>
    </w:p>
    <w:p w14:paraId="3FF0EBAB" w14:textId="77777777" w:rsidR="00776952" w:rsidRDefault="00776952" w:rsidP="00776952">
      <w:pPr>
        <w:spacing w:before="77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88DC495" w14:textId="77777777" w:rsidR="00776952" w:rsidRPr="006478B1" w:rsidRDefault="00776952" w:rsidP="00776952">
      <w:pPr>
        <w:spacing w:before="77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CED0548" w14:textId="77777777" w:rsidR="002F7839" w:rsidRDefault="00776952" w:rsidP="002F7839">
      <w:pPr>
        <w:keepNext/>
        <w:spacing w:after="200" w:line="276" w:lineRule="auto"/>
      </w:pPr>
      <w:r>
        <w:rPr>
          <w:noProof/>
        </w:rPr>
        <w:drawing>
          <wp:inline distT="0" distB="0" distL="0" distR="0" wp14:anchorId="74EBB089" wp14:editId="10E0702F">
            <wp:extent cx="5691047" cy="3886200"/>
            <wp:effectExtent l="0" t="0" r="508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4937" cy="388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5BF9" w14:textId="498AF653" w:rsidR="002F7839" w:rsidRPr="002F7839" w:rsidRDefault="002F7839" w:rsidP="002F7839">
      <w:pPr>
        <w:pStyle w:val="Lgende"/>
        <w:rPr>
          <w:lang w:val="en-US"/>
        </w:rPr>
      </w:pPr>
      <w:r w:rsidRPr="002F7839">
        <w:rPr>
          <w:lang w:val="en-US"/>
        </w:rPr>
        <w:t xml:space="preserve">Figure </w:t>
      </w:r>
      <w:r>
        <w:fldChar w:fldCharType="begin"/>
      </w:r>
      <w:r w:rsidRPr="002F7839">
        <w:rPr>
          <w:lang w:val="en-US"/>
        </w:rPr>
        <w:instrText xml:space="preserve"> SEQ Figure \* ARABIC </w:instrText>
      </w:r>
      <w:r>
        <w:fldChar w:fldCharType="separate"/>
      </w:r>
      <w:r w:rsidR="00746F1E">
        <w:rPr>
          <w:noProof/>
          <w:lang w:val="en-US"/>
        </w:rPr>
        <w:t>4</w:t>
      </w:r>
      <w:r>
        <w:fldChar w:fldCharType="end"/>
      </w:r>
      <w:r w:rsidRPr="002F7839">
        <w:rPr>
          <w:lang w:val="en-US"/>
        </w:rPr>
        <w:t xml:space="preserve">: </w:t>
      </w:r>
      <w:proofErr w:type="spellStart"/>
      <w:r w:rsidRPr="002F7839">
        <w:rPr>
          <w:lang w:val="en-US"/>
        </w:rPr>
        <w:t>diagramme</w:t>
      </w:r>
      <w:proofErr w:type="spellEnd"/>
      <w:r w:rsidRPr="002F7839">
        <w:rPr>
          <w:lang w:val="en-US"/>
        </w:rPr>
        <w:t xml:space="preserve"> use case CDE</w:t>
      </w:r>
    </w:p>
    <w:p w14:paraId="11BB4A38" w14:textId="0A7E5E1C" w:rsidR="006478B1" w:rsidRPr="002F7839" w:rsidRDefault="006478B1">
      <w:p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88"/>
          <w:szCs w:val="88"/>
          <w:lang w:val="en-US"/>
        </w:rPr>
      </w:pPr>
      <w:r w:rsidRPr="002F7839">
        <w:rPr>
          <w:rFonts w:asciiTheme="majorHAnsi" w:eastAsiaTheme="majorEastAsia" w:hAnsi="Calibri" w:cstheme="majorBidi"/>
          <w:color w:val="2F2B20" w:themeColor="text1"/>
          <w:kern w:val="24"/>
          <w:sz w:val="88"/>
          <w:szCs w:val="88"/>
          <w:lang w:val="en-US"/>
        </w:rPr>
        <w:br w:type="page"/>
      </w:r>
    </w:p>
    <w:p w14:paraId="591B01C3" w14:textId="77777777" w:rsidR="00EB2D0E" w:rsidRPr="009F7DA9" w:rsidRDefault="00EB2D0E" w:rsidP="009F7DA9">
      <w:pPr>
        <w:pStyle w:val="Paragraphedeliste"/>
        <w:numPr>
          <w:ilvl w:val="0"/>
          <w:numId w:val="21"/>
        </w:numPr>
        <w:spacing w:after="0"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9F7DA9">
        <w:rPr>
          <w:rFonts w:eastAsiaTheme="minorEastAsia" w:hAnsi="Calibri"/>
          <w:color w:val="2F2B20" w:themeColor="text1"/>
          <w:kern w:val="24"/>
          <w:sz w:val="32"/>
          <w:szCs w:val="32"/>
        </w:rPr>
        <w:lastRenderedPageBreak/>
        <w:t>Le package « STK » </w:t>
      </w:r>
    </w:p>
    <w:p w14:paraId="7C1F7140" w14:textId="77777777" w:rsidR="00EB2D0E" w:rsidRDefault="00EB2D0E" w:rsidP="00EB2D0E">
      <w:pPr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EB2D0E">
        <w:rPr>
          <w:rFonts w:eastAsiaTheme="minorEastAsia" w:hAnsi="Calibri"/>
          <w:color w:val="2F2B20" w:themeColor="text1"/>
          <w:kern w:val="24"/>
          <w:sz w:val="32"/>
          <w:szCs w:val="32"/>
        </w:rPr>
        <w:t>Les différents acteurs accèdent aux différentes fonctionnalités du packages « STK » définis dans leur profil utilisateurs.</w:t>
      </w:r>
    </w:p>
    <w:p w14:paraId="5D48952A" w14:textId="77777777" w:rsidR="00EB2D0E" w:rsidRPr="00EB2D0E" w:rsidRDefault="00EB2D0E" w:rsidP="00EB2D0E">
      <w:pPr>
        <w:rPr>
          <w:rFonts w:eastAsiaTheme="minorEastAsia" w:hAnsi="Calibri"/>
          <w:color w:val="2F2B20" w:themeColor="text1"/>
          <w:kern w:val="24"/>
          <w:sz w:val="32"/>
          <w:szCs w:val="32"/>
        </w:rPr>
      </w:pPr>
    </w:p>
    <w:p w14:paraId="0FB2F0DF" w14:textId="77777777" w:rsidR="002F7839" w:rsidRDefault="00EB2D0E" w:rsidP="002F7839">
      <w:pPr>
        <w:keepNext/>
        <w:jc w:val="center"/>
      </w:pPr>
      <w:r w:rsidRPr="00EB2D0E">
        <w:rPr>
          <w:rFonts w:asciiTheme="majorHAnsi" w:eastAsiaTheme="majorEastAsia" w:hAnsi="Calibri" w:cstheme="majorBidi"/>
          <w:noProof/>
          <w:color w:val="2F2B20" w:themeColor="text1"/>
          <w:kern w:val="24"/>
          <w:sz w:val="88"/>
          <w:szCs w:val="88"/>
        </w:rPr>
        <w:drawing>
          <wp:inline distT="0" distB="0" distL="0" distR="0" wp14:anchorId="0D3C6AA8" wp14:editId="61D46F9E">
            <wp:extent cx="5034028" cy="4676775"/>
            <wp:effectExtent l="0" t="0" r="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053" cy="468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F6245" w14:textId="2457EB8A" w:rsidR="005C3E69" w:rsidRPr="005F4C93" w:rsidRDefault="002F7839" w:rsidP="002F7839">
      <w:pPr>
        <w:pStyle w:val="Lgende"/>
        <w:jc w:val="center"/>
        <w:rPr>
          <w:lang w:val="en-US"/>
        </w:rPr>
      </w:pPr>
      <w:r w:rsidRPr="005F4C93">
        <w:rPr>
          <w:lang w:val="en-US"/>
        </w:rPr>
        <w:t xml:space="preserve">Figure </w:t>
      </w:r>
      <w:r>
        <w:fldChar w:fldCharType="begin"/>
      </w:r>
      <w:r w:rsidRPr="005F4C93">
        <w:rPr>
          <w:lang w:val="en-US"/>
        </w:rPr>
        <w:instrText xml:space="preserve"> SEQ Figure \* ARABIC </w:instrText>
      </w:r>
      <w:r>
        <w:fldChar w:fldCharType="separate"/>
      </w:r>
      <w:r w:rsidR="00746F1E">
        <w:rPr>
          <w:noProof/>
          <w:lang w:val="en-US"/>
        </w:rPr>
        <w:t>5</w:t>
      </w:r>
      <w:r>
        <w:fldChar w:fldCharType="end"/>
      </w:r>
      <w:r w:rsidRPr="005F4C93">
        <w:rPr>
          <w:lang w:val="en-US"/>
        </w:rPr>
        <w:t xml:space="preserve">: </w:t>
      </w:r>
      <w:proofErr w:type="spellStart"/>
      <w:r w:rsidRPr="005F4C93">
        <w:rPr>
          <w:lang w:val="en-US"/>
        </w:rPr>
        <w:t>diagramme</w:t>
      </w:r>
      <w:proofErr w:type="spellEnd"/>
      <w:r w:rsidRPr="005F4C93">
        <w:rPr>
          <w:lang w:val="en-US"/>
        </w:rPr>
        <w:t xml:space="preserve"> package STK</w:t>
      </w:r>
    </w:p>
    <w:p w14:paraId="4BB9CE21" w14:textId="77777777" w:rsidR="005C3E69" w:rsidRPr="005F4C93" w:rsidRDefault="005C3E69">
      <w:pPr>
        <w:spacing w:after="200" w:line="276" w:lineRule="auto"/>
        <w:rPr>
          <w:lang w:val="en-US"/>
        </w:rPr>
      </w:pPr>
      <w:r w:rsidRPr="005F4C93">
        <w:rPr>
          <w:lang w:val="en-US"/>
        </w:rPr>
        <w:br w:type="page"/>
      </w:r>
    </w:p>
    <w:p w14:paraId="32259265" w14:textId="77777777" w:rsidR="006478B1" w:rsidRPr="005F4C93" w:rsidRDefault="00E404E9" w:rsidP="00A16E22">
      <w:pPr>
        <w:spacing w:after="0"/>
        <w:rPr>
          <w:rFonts w:eastAsiaTheme="minorEastAsia" w:hAnsi="Calibri"/>
          <w:b/>
          <w:color w:val="2F2B20" w:themeColor="text1"/>
          <w:kern w:val="24"/>
          <w:sz w:val="32"/>
          <w:szCs w:val="32"/>
          <w:lang w:val="en-US"/>
        </w:rPr>
      </w:pPr>
      <w:r w:rsidRPr="005F4C93">
        <w:rPr>
          <w:rFonts w:eastAsiaTheme="minorEastAsia" w:hAnsi="Calibri"/>
          <w:b/>
          <w:color w:val="2F2B20" w:themeColor="text1"/>
          <w:kern w:val="24"/>
          <w:sz w:val="32"/>
          <w:szCs w:val="32"/>
          <w:lang w:val="en-US"/>
        </w:rPr>
        <w:lastRenderedPageBreak/>
        <w:t>Use Case STK</w:t>
      </w:r>
    </w:p>
    <w:p w14:paraId="666DEE54" w14:textId="77777777" w:rsidR="00E404E9" w:rsidRPr="00E404E9" w:rsidRDefault="00E404E9" w:rsidP="00E404E9">
      <w:pPr>
        <w:spacing w:after="0" w:line="240" w:lineRule="auto"/>
        <w:contextualSpacing/>
        <w:rPr>
          <w:rFonts w:ascii="Times New Roman" w:eastAsia="Times New Roman" w:hAnsi="Times New Roman" w:cs="Times New Roman"/>
          <w:sz w:val="32"/>
          <w:szCs w:val="24"/>
        </w:rPr>
      </w:pPr>
      <w:r w:rsidRPr="00E404E9">
        <w:rPr>
          <w:rFonts w:eastAsiaTheme="minorEastAsia" w:hAnsi="Calibri"/>
          <w:color w:val="2F2B20" w:themeColor="text1"/>
          <w:kern w:val="24"/>
          <w:sz w:val="32"/>
          <w:szCs w:val="32"/>
        </w:rPr>
        <w:t>Fonctionnalités Stock:</w:t>
      </w:r>
    </w:p>
    <w:p w14:paraId="225CEADA" w14:textId="77777777" w:rsidR="00E404E9" w:rsidRPr="00E404E9" w:rsidRDefault="00E404E9" w:rsidP="00E404E9">
      <w:pPr>
        <w:spacing w:before="77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04E9">
        <w:rPr>
          <w:rFonts w:eastAsiaTheme="minorEastAsia" w:hAnsi="Calibri"/>
          <w:color w:val="2F2B20" w:themeColor="text1"/>
          <w:kern w:val="24"/>
          <w:sz w:val="32"/>
          <w:szCs w:val="32"/>
        </w:rPr>
        <w:t>Regroupe les fonctionnalités comportant une intelligence stock.</w:t>
      </w:r>
    </w:p>
    <w:p w14:paraId="388EFA4B" w14:textId="77777777" w:rsidR="002F7839" w:rsidRDefault="00E404E9" w:rsidP="002F7839">
      <w:pPr>
        <w:keepNext/>
        <w:jc w:val="center"/>
      </w:pPr>
      <w:r>
        <w:rPr>
          <w:rFonts w:asciiTheme="majorHAnsi" w:eastAsiaTheme="majorEastAsia" w:hAnsi="Calibri" w:cstheme="majorBidi"/>
          <w:noProof/>
          <w:color w:val="2F2B20" w:themeColor="text1"/>
          <w:kern w:val="24"/>
          <w:sz w:val="88"/>
          <w:szCs w:val="88"/>
        </w:rPr>
        <w:drawing>
          <wp:inline distT="0" distB="0" distL="0" distR="0" wp14:anchorId="2DCAF045" wp14:editId="5D7041CF">
            <wp:extent cx="4324557" cy="620077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557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7AF8" w14:textId="7F2A5EEA" w:rsidR="006478B1" w:rsidRPr="00B1627F" w:rsidRDefault="002F7839" w:rsidP="002F7839">
      <w:pPr>
        <w:pStyle w:val="Lgende"/>
        <w:jc w:val="center"/>
        <w:rPr>
          <w:ins w:id="1" w:author="Rémy VALLET" w:date="2019-12-06T15:26:00Z"/>
          <w:rFonts w:asciiTheme="majorHAnsi" w:eastAsiaTheme="majorEastAsia" w:hAnsi="Calibri" w:cstheme="majorBidi"/>
          <w:color w:val="2F2B20" w:themeColor="text1"/>
          <w:kern w:val="24"/>
          <w:sz w:val="88"/>
          <w:szCs w:val="88"/>
          <w:lang w:val="en-US"/>
        </w:rPr>
      </w:pPr>
      <w:r w:rsidRPr="00B1627F">
        <w:rPr>
          <w:lang w:val="en-US"/>
        </w:rPr>
        <w:t xml:space="preserve">Figure </w:t>
      </w:r>
      <w:r>
        <w:fldChar w:fldCharType="begin"/>
      </w:r>
      <w:r w:rsidRPr="00B1627F">
        <w:rPr>
          <w:lang w:val="en-US"/>
        </w:rPr>
        <w:instrText xml:space="preserve"> SEQ Figure \* ARABIC </w:instrText>
      </w:r>
      <w:r>
        <w:fldChar w:fldCharType="separate"/>
      </w:r>
      <w:r w:rsidR="00746F1E">
        <w:rPr>
          <w:noProof/>
          <w:lang w:val="en-US"/>
        </w:rPr>
        <w:t>6</w:t>
      </w:r>
      <w:r>
        <w:fldChar w:fldCharType="end"/>
      </w:r>
      <w:r w:rsidRPr="00B1627F">
        <w:rPr>
          <w:lang w:val="en-US"/>
        </w:rPr>
        <w:t xml:space="preserve">: </w:t>
      </w:r>
      <w:proofErr w:type="spellStart"/>
      <w:r w:rsidRPr="00B1627F">
        <w:rPr>
          <w:lang w:val="en-US"/>
        </w:rPr>
        <w:t>diagramme</w:t>
      </w:r>
      <w:proofErr w:type="spellEnd"/>
      <w:r w:rsidRPr="00B1627F">
        <w:rPr>
          <w:lang w:val="en-US"/>
        </w:rPr>
        <w:t xml:space="preserve"> use case STK</w:t>
      </w:r>
    </w:p>
    <w:p w14:paraId="11D7C96D" w14:textId="77777777" w:rsidR="009F7DA9" w:rsidRPr="00B1627F" w:rsidRDefault="009F7DA9" w:rsidP="00E404E9">
      <w:pPr>
        <w:jc w:val="center"/>
        <w:rPr>
          <w:rFonts w:asciiTheme="majorHAnsi" w:eastAsiaTheme="majorEastAsia" w:hAnsi="Calibri" w:cstheme="majorBidi"/>
          <w:color w:val="2F2B20" w:themeColor="text1"/>
          <w:kern w:val="24"/>
          <w:sz w:val="88"/>
          <w:szCs w:val="88"/>
          <w:lang w:val="en-US"/>
        </w:rPr>
      </w:pPr>
      <w:bookmarkStart w:id="2" w:name="_GoBack"/>
      <w:bookmarkEnd w:id="2"/>
    </w:p>
    <w:p w14:paraId="643C6AC3" w14:textId="77777777" w:rsidR="005C3E69" w:rsidRPr="009F7DA9" w:rsidRDefault="00A12206" w:rsidP="009F7DA9">
      <w:pPr>
        <w:pStyle w:val="Paragraphedeliste"/>
        <w:numPr>
          <w:ilvl w:val="0"/>
          <w:numId w:val="21"/>
        </w:numPr>
        <w:spacing w:after="0"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9F7DA9">
        <w:rPr>
          <w:rFonts w:eastAsiaTheme="minorEastAsia" w:hAnsi="Calibri"/>
          <w:color w:val="2F2B20" w:themeColor="text1"/>
          <w:kern w:val="24"/>
          <w:sz w:val="32"/>
          <w:szCs w:val="32"/>
        </w:rPr>
        <w:t>Le package « PDV »</w:t>
      </w:r>
    </w:p>
    <w:p w14:paraId="7CD89F8A" w14:textId="77777777" w:rsidR="00A12206" w:rsidRDefault="00A12206" w:rsidP="00A12206">
      <w:pPr>
        <w:spacing w:after="0" w:line="240" w:lineRule="auto"/>
        <w:contextualSpacing/>
        <w:rPr>
          <w:rFonts w:eastAsiaTheme="minorEastAsia" w:hAnsi="Calibri"/>
          <w:color w:val="2F2B20" w:themeColor="text1"/>
          <w:kern w:val="24"/>
          <w:sz w:val="32"/>
          <w:szCs w:val="32"/>
        </w:rPr>
      </w:pPr>
    </w:p>
    <w:p w14:paraId="1D6D7622" w14:textId="77777777" w:rsidR="00A12206" w:rsidRDefault="00A12206" w:rsidP="00A12206">
      <w:pPr>
        <w:spacing w:after="0" w:line="240" w:lineRule="auto"/>
        <w:contextualSpacing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A12206">
        <w:rPr>
          <w:rFonts w:eastAsiaTheme="minorEastAsia" w:hAnsi="Calibri"/>
          <w:color w:val="2F2B20" w:themeColor="text1"/>
          <w:kern w:val="24"/>
          <w:sz w:val="32"/>
          <w:szCs w:val="32"/>
        </w:rPr>
        <w:t xml:space="preserve">L’administrateur est un profil accédant à toute les fonctionnalités du package PDV. </w:t>
      </w:r>
    </w:p>
    <w:p w14:paraId="0B59B9B7" w14:textId="77777777" w:rsidR="00A12206" w:rsidRDefault="00A12206" w:rsidP="00A12206">
      <w:pPr>
        <w:spacing w:after="0" w:line="240" w:lineRule="auto"/>
        <w:contextualSpacing/>
        <w:rPr>
          <w:rFonts w:eastAsiaTheme="minorEastAsia" w:hAnsi="Calibri"/>
          <w:color w:val="2F2B20" w:themeColor="text1"/>
          <w:kern w:val="24"/>
          <w:sz w:val="32"/>
          <w:szCs w:val="32"/>
        </w:rPr>
      </w:pPr>
    </w:p>
    <w:p w14:paraId="0C366046" w14:textId="77777777" w:rsidR="00A12206" w:rsidRDefault="00A12206" w:rsidP="00A12206">
      <w:pPr>
        <w:spacing w:after="0" w:line="240" w:lineRule="auto"/>
        <w:contextualSpacing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A12206">
        <w:rPr>
          <w:rFonts w:eastAsiaTheme="minorEastAsia" w:hAnsi="Calibri"/>
          <w:color w:val="2F2B20" w:themeColor="text1"/>
          <w:kern w:val="24"/>
          <w:sz w:val="32"/>
          <w:szCs w:val="32"/>
        </w:rPr>
        <w:t>Il correspond à un profil distinct sur lequel peut se connecter le responsable, le gérant, ou un tiers externe intervenant ponctuellement sur le paramétrage de la solution.</w:t>
      </w:r>
    </w:p>
    <w:p w14:paraId="1D181926" w14:textId="77777777" w:rsidR="00A12206" w:rsidRDefault="00A12206" w:rsidP="00A12206">
      <w:pPr>
        <w:spacing w:after="0" w:line="240" w:lineRule="auto"/>
        <w:contextualSpacing/>
        <w:rPr>
          <w:rFonts w:eastAsiaTheme="minorEastAsia" w:hAnsi="Calibri"/>
          <w:color w:val="2F2B20" w:themeColor="text1"/>
          <w:kern w:val="24"/>
          <w:sz w:val="32"/>
          <w:szCs w:val="32"/>
        </w:rPr>
      </w:pPr>
    </w:p>
    <w:p w14:paraId="408997BA" w14:textId="77777777" w:rsidR="00A12206" w:rsidRDefault="00A12206" w:rsidP="00A12206">
      <w:pPr>
        <w:spacing w:after="0" w:line="240" w:lineRule="auto"/>
        <w:contextualSpacing/>
        <w:rPr>
          <w:rFonts w:eastAsiaTheme="minorEastAsia" w:hAnsi="Calibri"/>
          <w:color w:val="2F2B20" w:themeColor="text1"/>
          <w:kern w:val="24"/>
          <w:sz w:val="32"/>
          <w:szCs w:val="32"/>
        </w:rPr>
      </w:pPr>
    </w:p>
    <w:p w14:paraId="1AAE2F16" w14:textId="77777777" w:rsidR="002F7839" w:rsidRDefault="00A12206" w:rsidP="002F7839">
      <w:pPr>
        <w:keepNext/>
        <w:spacing w:after="0" w:line="240" w:lineRule="auto"/>
        <w:contextualSpacing/>
        <w:jc w:val="center"/>
      </w:pPr>
      <w:r w:rsidRPr="00A12206">
        <w:rPr>
          <w:rFonts w:ascii="Times New Roman" w:eastAsia="Times New Roman" w:hAnsi="Times New Roman" w:cs="Times New Roman"/>
          <w:noProof/>
          <w:sz w:val="32"/>
          <w:szCs w:val="24"/>
        </w:rPr>
        <w:drawing>
          <wp:inline distT="0" distB="0" distL="0" distR="0" wp14:anchorId="36998BA0" wp14:editId="3B8E4268">
            <wp:extent cx="5855318" cy="2581275"/>
            <wp:effectExtent l="0" t="0" r="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18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E9B00" w14:textId="7546D7E2" w:rsidR="00A12206" w:rsidRPr="005F4C93" w:rsidRDefault="002F7839" w:rsidP="002F7839">
      <w:pPr>
        <w:pStyle w:val="Lgende"/>
        <w:jc w:val="center"/>
        <w:rPr>
          <w:rFonts w:ascii="Times New Roman" w:eastAsia="Times New Roman" w:hAnsi="Times New Roman" w:cs="Times New Roman"/>
          <w:sz w:val="32"/>
          <w:szCs w:val="24"/>
          <w:lang w:val="en-US"/>
        </w:rPr>
      </w:pPr>
      <w:r w:rsidRPr="005F4C93">
        <w:rPr>
          <w:lang w:val="en-US"/>
        </w:rPr>
        <w:t xml:space="preserve">Figure </w:t>
      </w:r>
      <w:r>
        <w:fldChar w:fldCharType="begin"/>
      </w:r>
      <w:r w:rsidRPr="005F4C93">
        <w:rPr>
          <w:lang w:val="en-US"/>
        </w:rPr>
        <w:instrText xml:space="preserve"> SEQ Figure \* ARABIC </w:instrText>
      </w:r>
      <w:r>
        <w:fldChar w:fldCharType="separate"/>
      </w:r>
      <w:r w:rsidR="00746F1E">
        <w:rPr>
          <w:noProof/>
          <w:lang w:val="en-US"/>
        </w:rPr>
        <w:t>7</w:t>
      </w:r>
      <w:r>
        <w:fldChar w:fldCharType="end"/>
      </w:r>
      <w:r w:rsidRPr="005F4C93">
        <w:rPr>
          <w:lang w:val="en-US"/>
        </w:rPr>
        <w:t xml:space="preserve">: </w:t>
      </w:r>
      <w:proofErr w:type="spellStart"/>
      <w:r w:rsidRPr="005F4C93">
        <w:rPr>
          <w:lang w:val="en-US"/>
        </w:rPr>
        <w:t>diagramme</w:t>
      </w:r>
      <w:proofErr w:type="spellEnd"/>
      <w:r w:rsidRPr="005F4C93">
        <w:rPr>
          <w:lang w:val="en-US"/>
        </w:rPr>
        <w:t xml:space="preserve"> package PDV</w:t>
      </w:r>
    </w:p>
    <w:p w14:paraId="6EDD466F" w14:textId="77777777" w:rsidR="005C3E69" w:rsidRPr="005F4C93" w:rsidRDefault="005C3E69">
      <w:pPr>
        <w:spacing w:after="200" w:line="276" w:lineRule="auto"/>
        <w:rPr>
          <w:lang w:val="en-US"/>
        </w:rPr>
      </w:pPr>
      <w:r w:rsidRPr="005F4C93">
        <w:rPr>
          <w:lang w:val="en-US"/>
        </w:rPr>
        <w:br w:type="page"/>
      </w:r>
    </w:p>
    <w:p w14:paraId="39E3FED8" w14:textId="77777777" w:rsidR="00E404E9" w:rsidRPr="005F4C93" w:rsidRDefault="0059107E" w:rsidP="00A16E22">
      <w:pPr>
        <w:spacing w:after="0"/>
        <w:rPr>
          <w:rFonts w:eastAsiaTheme="minorEastAsia" w:hAnsi="Calibri"/>
          <w:b/>
          <w:color w:val="2F2B20" w:themeColor="text1"/>
          <w:kern w:val="24"/>
          <w:sz w:val="32"/>
          <w:szCs w:val="32"/>
          <w:lang w:val="en-US"/>
        </w:rPr>
      </w:pPr>
      <w:r w:rsidRPr="005F4C93">
        <w:rPr>
          <w:rFonts w:eastAsiaTheme="minorEastAsia" w:hAnsi="Calibri"/>
          <w:b/>
          <w:color w:val="2F2B20" w:themeColor="text1"/>
          <w:kern w:val="24"/>
          <w:sz w:val="32"/>
          <w:szCs w:val="32"/>
          <w:lang w:val="en-US"/>
        </w:rPr>
        <w:lastRenderedPageBreak/>
        <w:t>Use Case PDV</w:t>
      </w:r>
    </w:p>
    <w:p w14:paraId="7AB47B4F" w14:textId="77777777" w:rsidR="0059107E" w:rsidRPr="0059107E" w:rsidRDefault="0059107E" w:rsidP="0059107E">
      <w:pPr>
        <w:numPr>
          <w:ilvl w:val="0"/>
          <w:numId w:val="13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sz w:val="32"/>
          <w:szCs w:val="24"/>
        </w:rPr>
      </w:pPr>
      <w:r w:rsidRPr="0059107E">
        <w:rPr>
          <w:rFonts w:eastAsiaTheme="minorEastAsia" w:hAnsi="Calibri"/>
          <w:color w:val="2F2B20" w:themeColor="text1"/>
          <w:kern w:val="24"/>
          <w:sz w:val="32"/>
          <w:szCs w:val="32"/>
        </w:rPr>
        <w:t>Fonctionnalités PDV :</w:t>
      </w:r>
    </w:p>
    <w:p w14:paraId="78EB738A" w14:textId="77777777" w:rsidR="0059107E" w:rsidRPr="0059107E" w:rsidRDefault="0059107E" w:rsidP="0059107E">
      <w:pPr>
        <w:spacing w:before="77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107E">
        <w:rPr>
          <w:rFonts w:eastAsiaTheme="minorEastAsia" w:hAnsi="Calibri"/>
          <w:color w:val="2F2B20" w:themeColor="text1"/>
          <w:kern w:val="24"/>
          <w:sz w:val="32"/>
          <w:szCs w:val="32"/>
        </w:rPr>
        <w:t xml:space="preserve">Regroupe les fonctionnalités de gestion des PDV et des utilisateurs </w:t>
      </w:r>
      <w:r w:rsidR="009E71F0" w:rsidRPr="0059107E">
        <w:rPr>
          <w:rFonts w:eastAsiaTheme="minorEastAsia" w:hAnsi="Calibri"/>
          <w:color w:val="2F2B20" w:themeColor="text1"/>
          <w:kern w:val="24"/>
          <w:sz w:val="32"/>
          <w:szCs w:val="32"/>
        </w:rPr>
        <w:t>de la solution</w:t>
      </w:r>
      <w:r w:rsidRPr="0059107E">
        <w:rPr>
          <w:rFonts w:eastAsiaTheme="minorEastAsia" w:hAnsi="Calibri"/>
          <w:color w:val="2F2B20" w:themeColor="text1"/>
          <w:kern w:val="24"/>
          <w:sz w:val="32"/>
          <w:szCs w:val="32"/>
        </w:rPr>
        <w:t>. C’est également dans ce package que le gérant et/ou le responsable pourras gérer les recettes et les ingrédients.</w:t>
      </w:r>
    </w:p>
    <w:p w14:paraId="2BDF77E2" w14:textId="77777777" w:rsidR="002F7839" w:rsidRDefault="009E71F0" w:rsidP="002F7839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5B965BFB" wp14:editId="3253A1F9">
            <wp:extent cx="4377280" cy="5668936"/>
            <wp:effectExtent l="0" t="0" r="4445" b="8255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280" cy="566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C806C" w14:textId="5B81528D" w:rsidR="00E404E9" w:rsidRPr="00B1627F" w:rsidRDefault="002F7839" w:rsidP="002F7839">
      <w:pPr>
        <w:pStyle w:val="Lgende"/>
        <w:jc w:val="center"/>
        <w:rPr>
          <w:lang w:val="en-US"/>
        </w:rPr>
      </w:pPr>
      <w:r w:rsidRPr="00B1627F">
        <w:rPr>
          <w:lang w:val="en-US"/>
        </w:rPr>
        <w:t xml:space="preserve">Figure </w:t>
      </w:r>
      <w:r>
        <w:fldChar w:fldCharType="begin"/>
      </w:r>
      <w:r w:rsidRPr="00B1627F">
        <w:rPr>
          <w:lang w:val="en-US"/>
        </w:rPr>
        <w:instrText xml:space="preserve"> SEQ Figure \* ARABIC </w:instrText>
      </w:r>
      <w:r>
        <w:fldChar w:fldCharType="separate"/>
      </w:r>
      <w:r w:rsidR="00746F1E">
        <w:rPr>
          <w:noProof/>
          <w:lang w:val="en-US"/>
        </w:rPr>
        <w:t>8</w:t>
      </w:r>
      <w:r>
        <w:fldChar w:fldCharType="end"/>
      </w:r>
      <w:r w:rsidRPr="00B1627F">
        <w:rPr>
          <w:lang w:val="en-US"/>
        </w:rPr>
        <w:t xml:space="preserve">: </w:t>
      </w:r>
      <w:proofErr w:type="spellStart"/>
      <w:r w:rsidRPr="00B1627F">
        <w:rPr>
          <w:lang w:val="en-US"/>
        </w:rPr>
        <w:t>diagramme</w:t>
      </w:r>
      <w:proofErr w:type="spellEnd"/>
      <w:r w:rsidRPr="00B1627F">
        <w:rPr>
          <w:lang w:val="en-US"/>
        </w:rPr>
        <w:t xml:space="preserve"> use case PDV</w:t>
      </w:r>
    </w:p>
    <w:p w14:paraId="5C9BCBCB" w14:textId="77777777" w:rsidR="005E1782" w:rsidRPr="00B1627F" w:rsidRDefault="005E1782" w:rsidP="009E71F0">
      <w:pPr>
        <w:spacing w:after="200" w:line="276" w:lineRule="auto"/>
        <w:jc w:val="center"/>
        <w:rPr>
          <w:lang w:val="en-US"/>
        </w:rPr>
      </w:pPr>
    </w:p>
    <w:p w14:paraId="0535E946" w14:textId="094E5D28" w:rsidR="005E1782" w:rsidRDefault="005E1782" w:rsidP="005E1782">
      <w:pPr>
        <w:pStyle w:val="Paragraphedeliste"/>
        <w:numPr>
          <w:ilvl w:val="0"/>
          <w:numId w:val="15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56"/>
          <w:szCs w:val="56"/>
          <w:lang w:val="en-US"/>
        </w:rPr>
      </w:pPr>
      <w:r w:rsidRPr="005E1782">
        <w:rPr>
          <w:rFonts w:asciiTheme="majorHAnsi" w:eastAsiaTheme="majorEastAsia" w:hAnsi="Calibri" w:cstheme="majorBidi"/>
          <w:color w:val="2F2B20" w:themeColor="text1"/>
          <w:kern w:val="24"/>
          <w:sz w:val="56"/>
          <w:szCs w:val="56"/>
          <w:lang w:val="en-US"/>
        </w:rPr>
        <w:lastRenderedPageBreak/>
        <w:t>Use Case Detail</w:t>
      </w:r>
    </w:p>
    <w:p w14:paraId="0997A2DA" w14:textId="0B2FDF99" w:rsidR="002025DB" w:rsidRPr="005E1782" w:rsidRDefault="002025DB" w:rsidP="005E1782">
      <w:pPr>
        <w:pStyle w:val="Paragraphedeliste"/>
        <w:numPr>
          <w:ilvl w:val="0"/>
          <w:numId w:val="23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</w:pPr>
      <w:r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Use Case D</w:t>
      </w:r>
      <w:r w:rsidR="00D56672"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e</w:t>
      </w:r>
      <w:r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 xml:space="preserve">tail </w:t>
      </w:r>
      <w:r w:rsidR="005E1782"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“</w:t>
      </w:r>
      <w:r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CDE</w:t>
      </w:r>
      <w:r w:rsidR="005E1782"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”</w:t>
      </w:r>
      <w:r w:rsidR="00D56672"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 xml:space="preserve"> </w:t>
      </w:r>
      <w:r w:rsidR="005E1782"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(</w:t>
      </w:r>
      <w:proofErr w:type="spellStart"/>
      <w:r w:rsidR="005E1782"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Cas</w:t>
      </w:r>
      <w:proofErr w:type="spellEnd"/>
      <w:r w:rsidR="005E1782"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 xml:space="preserve"> n</w:t>
      </w:r>
      <w:r w:rsidR="005E1782"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°</w:t>
      </w:r>
      <w:r w:rsidR="005E1782"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1)</w:t>
      </w:r>
    </w:p>
    <w:p w14:paraId="194F432A" w14:textId="77777777" w:rsidR="00E404E9" w:rsidRPr="005E1782" w:rsidRDefault="00E404E9" w:rsidP="005C3E69">
      <w:pPr>
        <w:rPr>
          <w:lang w:val="en-US"/>
        </w:rPr>
      </w:pPr>
    </w:p>
    <w:tbl>
      <w:tblPr>
        <w:tblW w:w="86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0"/>
        <w:gridCol w:w="6960"/>
      </w:tblGrid>
      <w:tr w:rsidR="00D56672" w:rsidRPr="00D56672" w14:paraId="24B4F09E" w14:textId="77777777" w:rsidTr="00A43ACA">
        <w:trPr>
          <w:trHeight w:val="300"/>
        </w:trPr>
        <w:tc>
          <w:tcPr>
            <w:tcW w:w="8660" w:type="dxa"/>
            <w:gridSpan w:val="2"/>
            <w:tcBorders>
              <w:top w:val="nil"/>
              <w:left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10D05E0E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Identification</w:t>
            </w:r>
          </w:p>
        </w:tc>
      </w:tr>
      <w:tr w:rsidR="00D56672" w:rsidRPr="00D56672" w14:paraId="42265324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4C7F9359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Cas n° 1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5448EC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0B48344C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535066AA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Nom : 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E7F78C0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Passer une commande - Client (Package "CDE")</w:t>
            </w:r>
          </w:p>
        </w:tc>
      </w:tr>
      <w:tr w:rsidR="00D56672" w:rsidRPr="00D56672" w14:paraId="4E5B80B4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6C0AF33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Acteur(s) :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B217A3D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Client</w:t>
            </w:r>
          </w:p>
        </w:tc>
      </w:tr>
      <w:tr w:rsidR="00D56672" w:rsidRPr="00D56672" w14:paraId="727FD949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27654DB0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Description :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46219AC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client passe commande à partir du site Web</w:t>
            </w:r>
          </w:p>
        </w:tc>
      </w:tr>
      <w:tr w:rsidR="00D56672" w:rsidRPr="00D56672" w14:paraId="4D1D494F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2DBFC4D3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Auteur (dates):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0EE9D82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Rémy VALLET (22/11/2019)</w:t>
            </w:r>
          </w:p>
        </w:tc>
      </w:tr>
      <w:tr w:rsidR="00D56672" w:rsidRPr="00D56672" w14:paraId="0BAD91C5" w14:textId="77777777" w:rsidTr="005050DA">
        <w:trPr>
          <w:trHeight w:val="97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779247AB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Pré-conditions :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1D46182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L’utilisateur est authentifié.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Le PDV favoris est sélectionné à la création de compte ou modifié lors de la navigation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L'utilisateur ajouté des produits au panier</w:t>
            </w:r>
          </w:p>
        </w:tc>
      </w:tr>
      <w:tr w:rsidR="00D56672" w:rsidRPr="00D56672" w14:paraId="4D801D1F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1CBDE85E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Démarrage :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C8821A9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L'utilisateur clique sur "Commander"</w:t>
            </w:r>
          </w:p>
        </w:tc>
      </w:tr>
      <w:tr w:rsidR="00D56672" w:rsidRPr="00D56672" w14:paraId="58F61B49" w14:textId="77777777" w:rsidTr="00746F1E">
        <w:trPr>
          <w:trHeight w:val="9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46EA081A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B459F1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2EE761ED" w14:textId="77777777" w:rsidTr="00A43ACA">
        <w:trPr>
          <w:trHeight w:val="300"/>
        </w:trPr>
        <w:tc>
          <w:tcPr>
            <w:tcW w:w="8660" w:type="dxa"/>
            <w:gridSpan w:val="2"/>
            <w:tcBorders>
              <w:top w:val="nil"/>
              <w:left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481B41B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Description des scénarios</w:t>
            </w:r>
          </w:p>
        </w:tc>
      </w:tr>
      <w:tr w:rsidR="00D56672" w:rsidRPr="00D56672" w14:paraId="08E94795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7DA48D25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Scénario nominal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CC7D2A8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4CC02EE3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786BDCB8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CFF6485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système (</w:t>
            </w:r>
            <w:proofErr w:type="spell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re</w:t>
            </w:r>
            <w:proofErr w:type="spell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-)calcul la disponibilité des produits</w:t>
            </w:r>
          </w:p>
        </w:tc>
      </w:tr>
      <w:tr w:rsidR="00D56672" w:rsidRPr="00D56672" w14:paraId="396B5B13" w14:textId="77777777" w:rsidTr="005050DA">
        <w:trPr>
          <w:trHeight w:val="121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3D39BE0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80F98F2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Le site </w:t>
            </w:r>
            <w:proofErr w:type="gram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web</w:t>
            </w:r>
            <w:r w:rsidR="00D14BB3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:</w:t>
            </w:r>
            <w:proofErr w:type="gram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Propose la livraison ou le retrait sur le PDV sélectionné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Propose le choix du mode de paiement (à la livraison, en PDV, Modes de paiements Web)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Affiche le récapitulatif des informations de commandes</w:t>
            </w:r>
          </w:p>
        </w:tc>
      </w:tr>
      <w:tr w:rsidR="00D56672" w:rsidRPr="00D56672" w14:paraId="7481EEC3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691B59A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EF0BCA4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client sélectionne les propositions et valide</w:t>
            </w:r>
          </w:p>
        </w:tc>
      </w:tr>
      <w:tr w:rsidR="00D56672" w:rsidRPr="00D56672" w14:paraId="674ACCD2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7B1B38A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74182FC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système interroge le paiement (confirmation bancaire = ok, autre mode de paiement = ok)</w:t>
            </w:r>
          </w:p>
        </w:tc>
      </w:tr>
      <w:tr w:rsidR="00D56672" w:rsidRPr="00D56672" w14:paraId="2C799BF2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BA074DF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5B06E06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système valide la commande (attribution PDV) et change son statut ("Envoyé au Point de Vente")</w:t>
            </w:r>
          </w:p>
        </w:tc>
      </w:tr>
      <w:tr w:rsidR="00D56672" w:rsidRPr="00D56672" w14:paraId="1123AB23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50605C7E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BC935DA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site Web affiche la confirmation de commande.</w:t>
            </w:r>
          </w:p>
        </w:tc>
      </w:tr>
      <w:tr w:rsidR="00D56672" w:rsidRPr="00D56672" w14:paraId="7D183030" w14:textId="77777777" w:rsidTr="005050DA">
        <w:trPr>
          <w:trHeight w:val="300"/>
        </w:trPr>
        <w:tc>
          <w:tcPr>
            <w:tcW w:w="8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2069275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Scénarios alternatifs</w:t>
            </w:r>
          </w:p>
        </w:tc>
      </w:tr>
      <w:tr w:rsidR="00D56672" w:rsidRPr="00D56672" w14:paraId="5CA1F3CB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23FDA8FC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1a.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54895A6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Des produits ne sont plus disponibles depuis la mise au panier</w:t>
            </w:r>
          </w:p>
        </w:tc>
      </w:tr>
      <w:tr w:rsidR="00D56672" w:rsidRPr="00D56672" w14:paraId="311D7E09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4C12A191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1b.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1CD03F5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site Web affiche une quantité 0 sur les pizzas impactées et invite l'uti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li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sateur à sélectionner une autre pizza (moteur de recommandation "Pizzas Similaires")</w:t>
            </w:r>
          </w:p>
        </w:tc>
      </w:tr>
      <w:tr w:rsidR="00D56672" w:rsidRPr="00D56672" w14:paraId="4105E9F9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5378E34E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2a.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FB5157B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L'utilisateur décide de modifié le PDV à cette étape</w:t>
            </w:r>
          </w:p>
        </w:tc>
      </w:tr>
      <w:tr w:rsidR="00D56672" w:rsidRPr="00D56672" w14:paraId="0EF75C70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1AEDCA94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2b.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F81506E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site web avertis que le panier vas être vidé (Accepter/Conserver ce PDV).</w:t>
            </w:r>
          </w:p>
        </w:tc>
      </w:tr>
      <w:tr w:rsidR="00D56672" w:rsidRPr="00D56672" w14:paraId="503E3742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42A1EB4F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2c.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8CD1F7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site Web invite l'utilisateur à choisir un PDV (retour à l'étape ajout panier)</w:t>
            </w:r>
          </w:p>
        </w:tc>
      </w:tr>
      <w:tr w:rsidR="00D56672" w:rsidRPr="00D56672" w14:paraId="4B11B608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7DDABCEF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3a.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B8F147C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client annule sa commande, le système passe la commande en statut Annulée.</w:t>
            </w:r>
          </w:p>
        </w:tc>
      </w:tr>
      <w:tr w:rsidR="00D56672" w:rsidRPr="00D56672" w14:paraId="40E53A8D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1813AB6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4a.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5B5F783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La confirmation bancaire est </w:t>
            </w:r>
            <w:r w:rsidR="000664E8"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refusée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, le site web invite à sélectionner un autre mode de paiement.</w:t>
            </w:r>
          </w:p>
        </w:tc>
      </w:tr>
      <w:tr w:rsidR="00D56672" w:rsidRPr="00D56672" w14:paraId="4F51C02C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5040FFC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5a.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7E60B70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client annule sa commande, le système passe la commande en statut Annulée et effectue un remboursement le cas échéant.</w:t>
            </w:r>
          </w:p>
        </w:tc>
      </w:tr>
      <w:tr w:rsidR="00D56672" w:rsidRPr="00D56672" w14:paraId="6427FE2B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E4634D3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lastRenderedPageBreak/>
              <w:t>5b.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665382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client modifie sa commande, le système passe la commande en statut Annulée et effectue un remboursement le cas échéant.</w:t>
            </w:r>
          </w:p>
        </w:tc>
      </w:tr>
      <w:tr w:rsidR="00D56672" w:rsidRPr="00D56672" w14:paraId="61537DAD" w14:textId="77777777" w:rsidTr="005050DA">
        <w:trPr>
          <w:trHeight w:val="73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D4E94D4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5c.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AB087B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site web affiche l'annulation de commande et propose d'afficher le panier. Le système créé un nouveau panier avec le contenu de la commandé précédemment annulée.</w:t>
            </w:r>
          </w:p>
        </w:tc>
      </w:tr>
      <w:tr w:rsidR="00D56672" w:rsidRPr="00D56672" w14:paraId="0C4EAF67" w14:textId="77777777" w:rsidTr="00A43ACA">
        <w:trPr>
          <w:trHeight w:val="300"/>
        </w:trPr>
        <w:tc>
          <w:tcPr>
            <w:tcW w:w="8660" w:type="dxa"/>
            <w:gridSpan w:val="2"/>
            <w:tcBorders>
              <w:top w:val="nil"/>
              <w:left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5B093BF9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320E05E7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41ABC421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Fin :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5900B4A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Scénario nominal point 6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Scénario alternatif points 3a, 5a et 5b.</w:t>
            </w:r>
          </w:p>
        </w:tc>
      </w:tr>
      <w:tr w:rsidR="00D56672" w:rsidRPr="00D56672" w14:paraId="33B99820" w14:textId="77777777" w:rsidTr="005050DA">
        <w:trPr>
          <w:trHeight w:val="16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5F0537AC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Post-conditions :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635A9A2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○ Une confirmation de commande est envoyé au client (lien auto-loguant vers sa commande) 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La commande et son statut est consultable sur le compte client.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Le client accède à l'option modifier/annuler une commande tant que le statut est &lt; à "en cours de préparation".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Log des résultats de transaction bancaire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BDD CDE</w:t>
            </w:r>
          </w:p>
        </w:tc>
      </w:tr>
      <w:tr w:rsidR="00D56672" w:rsidRPr="00D56672" w14:paraId="71773203" w14:textId="77777777" w:rsidTr="00746F1E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720DC928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5EAF2F4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4E236AE4" w14:textId="77777777" w:rsidTr="00A43ACA">
        <w:trPr>
          <w:trHeight w:val="300"/>
        </w:trPr>
        <w:tc>
          <w:tcPr>
            <w:tcW w:w="8660" w:type="dxa"/>
            <w:gridSpan w:val="2"/>
            <w:tcBorders>
              <w:top w:val="nil"/>
              <w:left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04C67FD9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Compléments</w:t>
            </w:r>
          </w:p>
        </w:tc>
      </w:tr>
      <w:tr w:rsidR="00D56672" w:rsidRPr="00D56672" w14:paraId="2051E652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FC89C79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Ergonomie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E279A2A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Simplification du tunnel de commande (3 étapes)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Gestion de l'affichage des commandes sur le compte client</w:t>
            </w:r>
          </w:p>
        </w:tc>
      </w:tr>
      <w:tr w:rsidR="00D56672" w:rsidRPr="00D56672" w14:paraId="6C5E4316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0FD9FF3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Performance attendue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CEDDDA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Temps de réponse requêtes des ingrédients disponible &lt; 500ms sur un panier </w:t>
            </w:r>
            <w:proofErr w:type="spell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Qtté</w:t>
            </w:r>
            <w:proofErr w:type="spell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1 du catalogue produit complet.</w:t>
            </w:r>
          </w:p>
        </w:tc>
      </w:tr>
      <w:tr w:rsidR="00D56672" w:rsidRPr="00D56672" w14:paraId="140DE35E" w14:textId="77777777" w:rsidTr="005050DA">
        <w:trPr>
          <w:trHeight w:val="97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77409764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Problèmes non résolus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3FCCB3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Seriez-vous en mesure d'alimenter et mettre à jour le moteur de recommandation "Pizzas Similaires" ?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Doit-on masquer par défaut les commandes annulées ou bien les placer dans un groupe distincte (ex : "</w:t>
            </w:r>
            <w:proofErr w:type="spell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Archived</w:t>
            </w:r>
            <w:proofErr w:type="spell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Order</w:t>
            </w:r>
            <w:proofErr w:type="spell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")</w:t>
            </w:r>
          </w:p>
        </w:tc>
      </w:tr>
    </w:tbl>
    <w:p w14:paraId="73D83874" w14:textId="77777777" w:rsidR="00E404E9" w:rsidRDefault="00CA37F6">
      <w:pPr>
        <w:spacing w:after="200" w:line="276" w:lineRule="auto"/>
      </w:pPr>
      <w:r>
        <w:t xml:space="preserve"> </w:t>
      </w:r>
      <w:r w:rsidR="00E404E9">
        <w:br w:type="page"/>
      </w:r>
    </w:p>
    <w:p w14:paraId="48FAB9E5" w14:textId="38754070" w:rsidR="00D56672" w:rsidRPr="005E1782" w:rsidRDefault="00D56672" w:rsidP="005E1782">
      <w:pPr>
        <w:pStyle w:val="Paragraphedeliste"/>
        <w:numPr>
          <w:ilvl w:val="0"/>
          <w:numId w:val="23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</w:pPr>
      <w:r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lastRenderedPageBreak/>
        <w:t>Use Case Detail CDE</w:t>
      </w:r>
      <w:r w:rsidR="005E1782"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 xml:space="preserve"> (</w:t>
      </w:r>
      <w:proofErr w:type="spellStart"/>
      <w:r w:rsidR="005E1782"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Cas</w:t>
      </w:r>
      <w:proofErr w:type="spellEnd"/>
      <w:r w:rsidR="005E1782"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 xml:space="preserve"> </w:t>
      </w:r>
      <w:r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2</w:t>
      </w:r>
      <w:r w:rsidR="005E1782"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)</w:t>
      </w:r>
    </w:p>
    <w:p w14:paraId="55BA547E" w14:textId="77777777" w:rsidR="00E404E9" w:rsidRPr="005E1782" w:rsidRDefault="00E404E9" w:rsidP="005C3E69">
      <w:pPr>
        <w:rPr>
          <w:lang w:val="en-US"/>
        </w:rPr>
      </w:pPr>
    </w:p>
    <w:tbl>
      <w:tblPr>
        <w:tblW w:w="880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53"/>
        <w:gridCol w:w="6351"/>
      </w:tblGrid>
      <w:tr w:rsidR="00D56672" w:rsidRPr="00D56672" w14:paraId="35AC27FE" w14:textId="77777777" w:rsidTr="00EE7D13">
        <w:trPr>
          <w:trHeight w:val="300"/>
        </w:trPr>
        <w:tc>
          <w:tcPr>
            <w:tcW w:w="88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6848387E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Identification</w:t>
            </w:r>
          </w:p>
        </w:tc>
      </w:tr>
      <w:tr w:rsidR="00D56672" w:rsidRPr="00D56672" w14:paraId="59587CD1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28871C88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Cas n° 2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25E5E6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4C2DAC97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32B9513E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Nom : 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A6E7FE8" w14:textId="77777777" w:rsidR="00D56672" w:rsidRPr="00D56672" w:rsidRDefault="00D56672" w:rsidP="00EB72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Effectue une livraison de pizza - Livreur (Package "CDE")</w:t>
            </w:r>
          </w:p>
        </w:tc>
      </w:tr>
      <w:tr w:rsidR="00D56672" w:rsidRPr="00D56672" w14:paraId="2AD161A6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0F42F75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Acteur(s) :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718BB2D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Livreur, Pizzaiolo, Client</w:t>
            </w:r>
          </w:p>
        </w:tc>
      </w:tr>
      <w:tr w:rsidR="00D56672" w:rsidRPr="00D56672" w14:paraId="161969F4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3D9BEEE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Description :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228E65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La commande est remise au client</w:t>
            </w:r>
          </w:p>
        </w:tc>
      </w:tr>
      <w:tr w:rsidR="00D56672" w:rsidRPr="00D56672" w14:paraId="34742E8D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68028104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Auteur (dates):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31C6C51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Rémy VALLET (29/11/2019)</w:t>
            </w:r>
          </w:p>
        </w:tc>
      </w:tr>
      <w:tr w:rsidR="00D56672" w:rsidRPr="00D56672" w14:paraId="349AACEF" w14:textId="77777777" w:rsidTr="00EE7D13">
        <w:trPr>
          <w:trHeight w:val="49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82AA9DE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Pré-conditions :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7C390E6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La commande est passée en statut Retrait Disponible ou Livraison en Cours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L'action retrait/livraison client est désactivé lorsque le paiement est en attente</w:t>
            </w:r>
          </w:p>
        </w:tc>
      </w:tr>
      <w:tr w:rsidR="00D56672" w:rsidRPr="00D56672" w14:paraId="697089CC" w14:textId="77777777" w:rsidTr="00EE7D13">
        <w:trPr>
          <w:trHeight w:val="49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2CE91D73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Démarrage :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61B895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livreur ou le Pizzaiolo (employé) est en face du client pour lui remettre sa commande</w:t>
            </w:r>
          </w:p>
        </w:tc>
      </w:tr>
      <w:tr w:rsidR="00D56672" w:rsidRPr="00D56672" w14:paraId="520372E5" w14:textId="77777777" w:rsidTr="00FF0850">
        <w:trPr>
          <w:trHeight w:val="9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1D6343FC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9A976C5" w14:textId="77777777" w:rsidR="005050DA" w:rsidRDefault="005050DA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  <w:p w14:paraId="153E34F1" w14:textId="77777777" w:rsidR="005050DA" w:rsidRDefault="005050DA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  <w:p w14:paraId="0E81BF12" w14:textId="77777777" w:rsidR="005050DA" w:rsidRDefault="005050DA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  <w:p w14:paraId="228BCDE3" w14:textId="77777777" w:rsidR="005050DA" w:rsidRDefault="005050DA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  <w:p w14:paraId="686647B7" w14:textId="77777777" w:rsidR="005050DA" w:rsidRDefault="005050DA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  <w:p w14:paraId="0433CB1B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7A76B9CE" w14:textId="77777777" w:rsidTr="00EE7D13">
        <w:trPr>
          <w:trHeight w:val="300"/>
        </w:trPr>
        <w:tc>
          <w:tcPr>
            <w:tcW w:w="88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695B9BD9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Description des scénarios</w:t>
            </w:r>
          </w:p>
        </w:tc>
      </w:tr>
      <w:tr w:rsidR="00D56672" w:rsidRPr="00D56672" w14:paraId="3D3BC0CF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37C31C35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Scénario nominal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31DE735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3C035711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86095E6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C636414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consulte la commande</w:t>
            </w:r>
          </w:p>
        </w:tc>
      </w:tr>
      <w:tr w:rsidR="00D56672" w:rsidRPr="00D56672" w14:paraId="13F11092" w14:textId="77777777" w:rsidTr="00EE7D13">
        <w:trPr>
          <w:trHeight w:val="49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72FEE21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4CF68B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encaisse la commande : CB/</w:t>
            </w:r>
            <w:proofErr w:type="spell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ePaiement</w:t>
            </w:r>
            <w:proofErr w:type="spell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/Espèce/Avoir client (paiement en attente -&gt; paiement validé)</w:t>
            </w:r>
          </w:p>
        </w:tc>
      </w:tr>
      <w:tr w:rsidR="00D56672" w:rsidRPr="00D56672" w14:paraId="1599F94A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22156D95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B19BDFA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remet la commande au client</w:t>
            </w:r>
          </w:p>
        </w:tc>
      </w:tr>
      <w:tr w:rsidR="00D56672" w:rsidRPr="00D56672" w14:paraId="2F0892E3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4EFD3AB6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3C2461C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client vérifie sa commande</w:t>
            </w:r>
          </w:p>
        </w:tc>
      </w:tr>
      <w:tr w:rsidR="00D56672" w:rsidRPr="00D56672" w14:paraId="5C1AF90D" w14:textId="77777777" w:rsidTr="00EE7D13">
        <w:trPr>
          <w:trHeight w:val="49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76F7EBD3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01EE3E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passe la commande en statut "livraison effectuée" (livreur) ou "retrait effectué (Pizzaiolo)</w:t>
            </w:r>
          </w:p>
        </w:tc>
      </w:tr>
      <w:tr w:rsidR="00D56672" w:rsidRPr="00D56672" w14:paraId="108DE606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11D14E8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Scénarios alternatifs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5BE4C9D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15369E22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2EBE367E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2a.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23D5019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n'a pas la monnaie / Le client n'a pas l'appoint</w:t>
            </w:r>
          </w:p>
        </w:tc>
      </w:tr>
      <w:tr w:rsidR="00D56672" w:rsidRPr="00D56672" w14:paraId="63CDCB16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B5D4A07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2b.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4EDD9EA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propose un avoir au client (remboursable en PDV)</w:t>
            </w:r>
          </w:p>
        </w:tc>
      </w:tr>
      <w:tr w:rsidR="00D56672" w:rsidRPr="00D56672" w14:paraId="2FEBEB25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8F4E62E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4a.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62F4EBA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La commande est incomplète (reliquat resté en PDV, produit détérioré)</w:t>
            </w:r>
          </w:p>
        </w:tc>
      </w:tr>
      <w:tr w:rsidR="00D56672" w:rsidRPr="00D56672" w14:paraId="1516EE84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8A8BF6A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4b.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CC3F83C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scinde la commande</w:t>
            </w:r>
          </w:p>
        </w:tc>
      </w:tr>
      <w:tr w:rsidR="00D56672" w:rsidRPr="00D56672" w14:paraId="20B78EBF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2BC8F3D4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4c.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73ED67E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system passe la commande initiale en statut "livraison partielle"</w:t>
            </w:r>
          </w:p>
        </w:tc>
      </w:tr>
      <w:tr w:rsidR="00D56672" w:rsidRPr="00D56672" w14:paraId="0B3C9CDA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CEBE93D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4d.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15F9750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Le system génère une commande fille avec le reliquat </w:t>
            </w:r>
          </w:p>
        </w:tc>
      </w:tr>
      <w:tr w:rsidR="00D56672" w:rsidRPr="00D56672" w14:paraId="4FFA2422" w14:textId="77777777" w:rsidTr="00EE7D13">
        <w:trPr>
          <w:trHeight w:val="27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2F5A00EF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4e.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hideMark/>
          </w:tcPr>
          <w:p w14:paraId="2AE28AF8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propose une solution au client (livraison, annulation, remboursement)</w:t>
            </w:r>
          </w:p>
        </w:tc>
      </w:tr>
      <w:tr w:rsidR="00D56672" w:rsidRPr="00D56672" w14:paraId="7C882C66" w14:textId="77777777" w:rsidTr="00EE7D13">
        <w:trPr>
          <w:trHeight w:val="27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4A491699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4f.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hideMark/>
          </w:tcPr>
          <w:p w14:paraId="70F4DB26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modifie la commande fille selon le choix client</w:t>
            </w:r>
          </w:p>
        </w:tc>
      </w:tr>
      <w:tr w:rsidR="00D56672" w:rsidRPr="00D56672" w14:paraId="49A85196" w14:textId="77777777" w:rsidTr="00EE7D13">
        <w:trPr>
          <w:trHeight w:val="300"/>
        </w:trPr>
        <w:tc>
          <w:tcPr>
            <w:tcW w:w="88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0F1C3EF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260C0CCA" w14:textId="77777777" w:rsidTr="00EE7D13">
        <w:trPr>
          <w:trHeight w:val="49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594EC8B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Fin :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E783EB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Scénario nominal point 5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Scénario alternatif points 4c</w:t>
            </w:r>
          </w:p>
        </w:tc>
      </w:tr>
      <w:tr w:rsidR="00D56672" w:rsidRPr="00D56672" w14:paraId="5D913C6F" w14:textId="77777777" w:rsidTr="00EE7D13">
        <w:trPr>
          <w:trHeight w:val="49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7536E56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Post-conditions :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6BCA1A0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Le statut de la commande est mis </w:t>
            </w:r>
            <w:proofErr w:type="spell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</w:t>
            </w:r>
            <w:proofErr w:type="spell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jour dans le system (affiché également sur compte client) </w:t>
            </w:r>
          </w:p>
        </w:tc>
      </w:tr>
      <w:tr w:rsidR="00D56672" w:rsidRPr="00D56672" w14:paraId="792BF0DD" w14:textId="77777777" w:rsidTr="00EE7D13">
        <w:trPr>
          <w:trHeight w:val="49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27C848D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99F23C4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Scénario alternatif : La commande fille est mise à jour dans le système ("Annulation" ou "En cours de préparation")</w:t>
            </w:r>
          </w:p>
        </w:tc>
      </w:tr>
      <w:tr w:rsidR="00D56672" w:rsidRPr="00D56672" w14:paraId="75C7B161" w14:textId="77777777" w:rsidTr="00EE7D13">
        <w:trPr>
          <w:trHeight w:val="300"/>
        </w:trPr>
        <w:tc>
          <w:tcPr>
            <w:tcW w:w="88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25C4463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lastRenderedPageBreak/>
              <w:t>Compléments</w:t>
            </w:r>
          </w:p>
        </w:tc>
      </w:tr>
      <w:tr w:rsidR="00D56672" w:rsidRPr="00D56672" w14:paraId="617C735C" w14:textId="77777777" w:rsidTr="00EE7D13">
        <w:trPr>
          <w:trHeight w:val="385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8ECD5EB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Ergonomie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0D75FA2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La liste des commande permet un affichage rapide des informations de livraison :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○Statut commande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○Contenu commande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○Adresse de livraison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○Boutons : 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   - Paiement Commande (affiché si </w:t>
            </w:r>
            <w:proofErr w:type="spell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idle</w:t>
            </w:r>
            <w:proofErr w:type="spell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paiement)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   - Retrait effectué | Livraison effectuée ( | (affiché si paiement effectué)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   - </w:t>
            </w:r>
            <w:proofErr w:type="spell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Scindage</w:t>
            </w:r>
            <w:proofErr w:type="spell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Commande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○ Menu </w:t>
            </w:r>
            <w:proofErr w:type="spell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Scindage</w:t>
            </w:r>
            <w:proofErr w:type="spell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commande :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  - Mode Edition de la commande mère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  - Check box et quantité des produits à générer dans une commande fille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  - Validation : 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        --&gt; Commandé Mère : clôturée en statut partiel (quantité 0 ou ajusté sur les produit de la commande fille)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       --&gt; Commande fille : commande classique héritant du paiement de la commande mère</w:t>
            </w:r>
          </w:p>
        </w:tc>
      </w:tr>
      <w:tr w:rsidR="00D56672" w:rsidRPr="00D56672" w14:paraId="06D36F91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7E628263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Performance attendue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430FFD6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Affichage rapide, simple et épuré du détail d'une commande en Livraison/Retrait</w:t>
            </w:r>
          </w:p>
        </w:tc>
      </w:tr>
      <w:tr w:rsidR="00D56672" w:rsidRPr="00D56672" w14:paraId="6B18B8A3" w14:textId="77777777" w:rsidTr="00EE7D13">
        <w:trPr>
          <w:trHeight w:val="121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786BB15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Problèmes non résolus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67F4220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Comment traite une commande </w:t>
            </w:r>
            <w:proofErr w:type="spell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cloturée</w:t>
            </w:r>
            <w:proofErr w:type="spell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par erreur (passage accidentel en livré/retiré) ? Une clôture de type AVOIR sur la commande initiale puis une duplication utilisant cet avoir est-elle une solution envisageable ?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Comment gérer les coupons de remise lors d'une annulation partielle (</w:t>
            </w:r>
            <w:proofErr w:type="spell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scindage</w:t>
            </w:r>
            <w:proofErr w:type="spell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) de commande ?</w:t>
            </w:r>
          </w:p>
        </w:tc>
      </w:tr>
    </w:tbl>
    <w:p w14:paraId="2E703E73" w14:textId="77777777" w:rsidR="00E404E9" w:rsidRDefault="00E404E9">
      <w:pPr>
        <w:spacing w:after="200" w:line="276" w:lineRule="auto"/>
      </w:pPr>
      <w:r>
        <w:br w:type="page"/>
      </w:r>
    </w:p>
    <w:p w14:paraId="231897B9" w14:textId="5A5FC1C1" w:rsidR="00D56672" w:rsidRPr="005E1782" w:rsidRDefault="00D56672" w:rsidP="005E1782">
      <w:pPr>
        <w:pStyle w:val="Paragraphedeliste"/>
        <w:numPr>
          <w:ilvl w:val="0"/>
          <w:numId w:val="23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</w:pPr>
      <w:r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lastRenderedPageBreak/>
        <w:t xml:space="preserve">Use Case Detail PDV </w:t>
      </w:r>
      <w:r w:rsidR="005E1782"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(</w:t>
      </w:r>
      <w:r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Cas3</w:t>
      </w:r>
      <w:r w:rsidR="005E1782"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)</w:t>
      </w:r>
    </w:p>
    <w:p w14:paraId="018154CD" w14:textId="77777777" w:rsidR="00D56672" w:rsidRPr="005E1782" w:rsidRDefault="00D56672" w:rsidP="005C3E69">
      <w:pPr>
        <w:rPr>
          <w:lang w:val="en-US"/>
        </w:rPr>
      </w:pPr>
    </w:p>
    <w:tbl>
      <w:tblPr>
        <w:tblW w:w="852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92"/>
        <w:gridCol w:w="6028"/>
      </w:tblGrid>
      <w:tr w:rsidR="006A075D" w:rsidRPr="006A075D" w14:paraId="3EF56B25" w14:textId="77777777" w:rsidTr="00EE7D13">
        <w:trPr>
          <w:trHeight w:val="300"/>
        </w:trPr>
        <w:tc>
          <w:tcPr>
            <w:tcW w:w="8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599EDF9D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Identification</w:t>
            </w:r>
          </w:p>
        </w:tc>
      </w:tr>
      <w:tr w:rsidR="006A075D" w:rsidRPr="006A075D" w14:paraId="409EDBEA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681C38F7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Cas n° 3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DC2435C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6A075D" w:rsidRPr="006A075D" w14:paraId="7E4A94C9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29678264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Nom : 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301FCC4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Modifie le catalogue produit - Responsable (Package "PDV")</w:t>
            </w:r>
          </w:p>
        </w:tc>
      </w:tr>
      <w:tr w:rsidR="006A075D" w:rsidRPr="006A075D" w14:paraId="5B204266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0E3ADBF6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Acteur(s) :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3151701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Responsable</w:t>
            </w:r>
          </w:p>
        </w:tc>
      </w:tr>
      <w:tr w:rsidR="006A075D" w:rsidRPr="006A075D" w14:paraId="40B268DF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7FA0365E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Description :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052B9E5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Ajout d'une nouvelle pizza au catalogue</w:t>
            </w:r>
          </w:p>
        </w:tc>
      </w:tr>
      <w:tr w:rsidR="006A075D" w:rsidRPr="006A075D" w14:paraId="007453B0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176E1552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Auteur (dates):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534AA40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Rémy VALLET (29/11/2019)</w:t>
            </w:r>
          </w:p>
        </w:tc>
      </w:tr>
      <w:tr w:rsidR="006A075D" w:rsidRPr="006A075D" w14:paraId="478A5A89" w14:textId="77777777" w:rsidTr="00EE7D13">
        <w:trPr>
          <w:trHeight w:val="97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9BB32ED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Pré-conditions :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D9D531C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Les ingrédients composant cette nouvelle recette ont été créés.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L'utilisateur possède des droits "Responsable"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Le prix d'achat d'un produit composé est calculé à l'enregistrement d'après les produits simples et les quantités renseignées</w:t>
            </w:r>
          </w:p>
        </w:tc>
      </w:tr>
      <w:tr w:rsidR="006A075D" w:rsidRPr="006A075D" w14:paraId="145C7475" w14:textId="77777777" w:rsidTr="00EE7D13">
        <w:trPr>
          <w:trHeight w:val="49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21C017A8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Démarrage :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158525C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Le responsable (gérant, </w:t>
            </w:r>
            <w:proofErr w:type="gramStart"/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manager</w:t>
            </w:r>
            <w:proofErr w:type="gramEnd"/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de secteur, pizzaiolo responsable) ajoute ou retire un pizza du catalogue sur un ou plusieurs point de vente.</w:t>
            </w:r>
          </w:p>
        </w:tc>
      </w:tr>
      <w:tr w:rsidR="006A075D" w:rsidRPr="006A075D" w14:paraId="602EC95F" w14:textId="77777777" w:rsidTr="00FF0850">
        <w:trPr>
          <w:trHeight w:val="9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2A075D34" w14:textId="77777777" w:rsid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  <w:p w14:paraId="778F5932" w14:textId="77777777" w:rsidR="00EE7D13" w:rsidRDefault="00EE7D13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  <w:p w14:paraId="39EC6899" w14:textId="77777777" w:rsidR="00EE7D13" w:rsidRPr="006A075D" w:rsidRDefault="00EE7D13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D7582FC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6A075D" w:rsidRPr="006A075D" w14:paraId="040D670E" w14:textId="77777777" w:rsidTr="00EE7D13">
        <w:trPr>
          <w:trHeight w:val="300"/>
        </w:trPr>
        <w:tc>
          <w:tcPr>
            <w:tcW w:w="8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DF03AD1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Description des scénarios</w:t>
            </w:r>
          </w:p>
        </w:tc>
      </w:tr>
      <w:tr w:rsidR="006A075D" w:rsidRPr="006A075D" w14:paraId="510A03EF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113732C5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Scénario nominal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DA36944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6A075D" w:rsidRPr="006A075D" w14:paraId="14976B4F" w14:textId="77777777" w:rsidTr="00EE7D13">
        <w:trPr>
          <w:trHeight w:val="49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845C470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78DC3A4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L'utilisateur affiche le catalogue produit contenant les produits composés (recettes, menus...) et les produits simples (ingrédients, sodas, divers…)</w:t>
            </w:r>
          </w:p>
        </w:tc>
      </w:tr>
      <w:tr w:rsidR="006A075D" w:rsidRPr="006A075D" w14:paraId="5F0996B5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FFC6B93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1B7B0E1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L'utilisateur filtre le catalogue recettes</w:t>
            </w:r>
          </w:p>
        </w:tc>
      </w:tr>
      <w:tr w:rsidR="006A075D" w:rsidRPr="006A075D" w14:paraId="7DA4BCAB" w14:textId="77777777" w:rsidTr="00EE7D13">
        <w:trPr>
          <w:trHeight w:val="49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DE777F9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3F2333F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L'utilisateur duplique une recette existante ou clique sur créer un produit de type produit composé</w:t>
            </w:r>
          </w:p>
        </w:tc>
      </w:tr>
      <w:tr w:rsidR="006A075D" w:rsidRPr="006A075D" w14:paraId="03CB7B21" w14:textId="77777777" w:rsidTr="00EE7D13">
        <w:trPr>
          <w:trHeight w:val="145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3E6E295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B8F4EB6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L'utilisateur renseigne la fiche produit : 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- Sélection/Modification des </w:t>
            </w:r>
            <w:r w:rsidR="00D14BB3"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ingrédients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et des quantités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- Sélection/Modification des visuels produits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- Sélection des points de ventes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- Activation/Désactivation du produit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- Renseigne le prix de vente, l'</w:t>
            </w:r>
            <w:r w:rsidR="00D14BB3"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éligibilité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du produit aux remises</w:t>
            </w:r>
          </w:p>
        </w:tc>
      </w:tr>
      <w:tr w:rsidR="006A075D" w:rsidRPr="006A075D" w14:paraId="75CE8F60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03F60C1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A6F95B2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L'utilisateur enregistre la fiche produit composé</w:t>
            </w:r>
          </w:p>
        </w:tc>
      </w:tr>
      <w:tr w:rsidR="006A075D" w:rsidRPr="006A075D" w14:paraId="0B6967D5" w14:textId="77777777" w:rsidTr="00EE7D13">
        <w:trPr>
          <w:trHeight w:val="49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105F3B2E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06E1D5E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Le système met à jour le stock par point de vente (STK = MIN (STK ingrédient PDV / </w:t>
            </w:r>
            <w:proofErr w:type="spellStart"/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Qtté</w:t>
            </w:r>
            <w:proofErr w:type="spellEnd"/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)</w:t>
            </w:r>
          </w:p>
        </w:tc>
      </w:tr>
      <w:tr w:rsidR="006A075D" w:rsidRPr="006A075D" w14:paraId="1705821C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5C11132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7.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ABD9B8F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Le système met à jour le prix d'achat (PA = </w:t>
            </w:r>
            <w:proofErr w:type="gramStart"/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SOMME(</w:t>
            </w:r>
            <w:proofErr w:type="gramEnd"/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PA ingrédient*Quantité)</w:t>
            </w:r>
          </w:p>
        </w:tc>
      </w:tr>
      <w:tr w:rsidR="006A075D" w:rsidRPr="006A075D" w14:paraId="594E8595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495D38C0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Scénarios alternatifs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856E9A8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6A075D" w:rsidRPr="006A075D" w14:paraId="1275B758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4677DC5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4a.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150C3D7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L'ingrédient n'est pas encore créé</w:t>
            </w:r>
          </w:p>
        </w:tc>
      </w:tr>
      <w:tr w:rsidR="006A075D" w:rsidRPr="006A075D" w14:paraId="224FAE49" w14:textId="77777777" w:rsidTr="00EE7D13">
        <w:trPr>
          <w:trHeight w:val="28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49077333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4b.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hideMark/>
          </w:tcPr>
          <w:p w14:paraId="3DDB54C4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L'utilisateur sauvegarde sa création en cours et procède à une création d'ingrédient</w:t>
            </w:r>
          </w:p>
        </w:tc>
      </w:tr>
      <w:tr w:rsidR="006A075D" w:rsidRPr="006A075D" w14:paraId="17C3CCDF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5DDDA25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7a.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B069D0E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Un ingrédient n'a pas de PA renseigné</w:t>
            </w:r>
          </w:p>
        </w:tc>
      </w:tr>
      <w:tr w:rsidR="006A075D" w:rsidRPr="006A075D" w14:paraId="12F48FE5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4D9755FC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7b.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hideMark/>
          </w:tcPr>
          <w:p w14:paraId="41CA8F9F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PA est obligatoire à la création de produit simple</w:t>
            </w:r>
          </w:p>
        </w:tc>
      </w:tr>
      <w:tr w:rsidR="006A075D" w:rsidRPr="006A075D" w14:paraId="18081A2C" w14:textId="77777777" w:rsidTr="00EE7D13">
        <w:trPr>
          <w:trHeight w:val="300"/>
        </w:trPr>
        <w:tc>
          <w:tcPr>
            <w:tcW w:w="8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4B410275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6A075D" w:rsidRPr="006A075D" w14:paraId="415D7370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9E0D165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Fin :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0CDC724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Scénario nominal point 5</w:t>
            </w:r>
          </w:p>
        </w:tc>
      </w:tr>
      <w:tr w:rsidR="006A075D" w:rsidRPr="006A075D" w14:paraId="0403885D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92274D7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Post-conditions :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9E93E2F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produit composé actif s'affiche et peut être ajouté au panier.</w:t>
            </w:r>
          </w:p>
        </w:tc>
      </w:tr>
      <w:tr w:rsidR="006A075D" w:rsidRPr="006A075D" w14:paraId="3CCA41DC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169311DC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320CFA2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Un produit composé actif se désactive lorsque son stock est &lt; 1.</w:t>
            </w:r>
          </w:p>
        </w:tc>
      </w:tr>
      <w:tr w:rsidR="006A075D" w:rsidRPr="006A075D" w14:paraId="51127DDE" w14:textId="77777777" w:rsidTr="00EE7D13">
        <w:trPr>
          <w:trHeight w:val="300"/>
        </w:trPr>
        <w:tc>
          <w:tcPr>
            <w:tcW w:w="8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364D5DC1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lastRenderedPageBreak/>
              <w:t>Compléments</w:t>
            </w:r>
          </w:p>
        </w:tc>
      </w:tr>
      <w:tr w:rsidR="006A075D" w:rsidRPr="006A075D" w14:paraId="3E5D3823" w14:textId="77777777" w:rsidTr="00EE7D13">
        <w:trPr>
          <w:trHeight w:val="118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4D7395CC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Ergonomie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6469F61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L'utilisateur visualise dans la liste : le nom du produit, le type (simple/composé), le stock disponible (réel/calculé), le PA, le PV, le Nb ingrédients, le Nb de PDV, si le produit est actif, si le produit est éligible aux remises ou non.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L'utilisateur peux modifier, dupliquer, activer/désactiver, rendre éligible au remise à partir de la liste produit</w:t>
            </w:r>
          </w:p>
        </w:tc>
      </w:tr>
      <w:tr w:rsidR="006A075D" w:rsidRPr="006A075D" w14:paraId="41121ADC" w14:textId="77777777" w:rsidTr="00EE7D13">
        <w:trPr>
          <w:trHeight w:val="169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193F5FC6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Performance attendue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F49E63A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Affichage instantané  des produits sur les PDV concernés et sur le site web.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Mise à jour du stock calculé en temps réel (système de stock tampon du stock réel et par point de vente correspondant STK réel - Commandes en cours).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Désactivation du bouton ajout au panier en temps réel lorsque le stock calculé restant est &lt; 1.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○ Retrait et affichage de la fiche produit sur un point de vente (système/site web) lorsque le stock réel &lt; 1 ou &gt; 1 (désactivation/activation par traitement de nuit) </w:t>
            </w:r>
          </w:p>
        </w:tc>
      </w:tr>
      <w:tr w:rsidR="006A075D" w:rsidRPr="006A075D" w14:paraId="08C8E580" w14:textId="77777777" w:rsidTr="00EE7D13">
        <w:trPr>
          <w:trHeight w:val="121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E9D30F4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Problèmes non résolus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F6BE1FA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L'activation/désactivation manuelle d'un produit est prioritaire sur le traitement automatique. 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Souhaitez-vous un </w:t>
            </w:r>
            <w:proofErr w:type="spellStart"/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reporting</w:t>
            </w:r>
            <w:proofErr w:type="spellEnd"/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quotidien indiquant les mouvements de visibilité produit afin de pouvoir détecter (et rectifier le cas échéant) les erreurs de stock ou les oublis d'activation/de désactivation produit ?</w:t>
            </w:r>
          </w:p>
        </w:tc>
      </w:tr>
    </w:tbl>
    <w:p w14:paraId="1E192363" w14:textId="77777777" w:rsidR="00D56672" w:rsidRDefault="00D56672">
      <w:pPr>
        <w:spacing w:after="200" w:line="276" w:lineRule="auto"/>
      </w:pPr>
      <w:r>
        <w:br w:type="page"/>
      </w:r>
    </w:p>
    <w:p w14:paraId="456F562B" w14:textId="3E5A32B5" w:rsidR="005F4C93" w:rsidRDefault="005F4C93">
      <w:pPr>
        <w:spacing w:after="200" w:line="276" w:lineRule="auto"/>
      </w:pPr>
    </w:p>
    <w:p w14:paraId="5F9F4FD8" w14:textId="77777777" w:rsidR="005F4C93" w:rsidRDefault="005F4C93" w:rsidP="00B1627F">
      <w:pPr>
        <w:pStyle w:val="Paragraphedeliste"/>
        <w:numPr>
          <w:ilvl w:val="0"/>
          <w:numId w:val="15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</w:pPr>
      <w:r w:rsidRPr="005E1782"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  <w:t xml:space="preserve">Cycle de vie et </w:t>
      </w:r>
      <w:proofErr w:type="spellStart"/>
      <w:r w:rsidRPr="005E1782"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  <w:t>workflow</w:t>
      </w:r>
      <w:proofErr w:type="spellEnd"/>
    </w:p>
    <w:p w14:paraId="7DC7024F" w14:textId="77777777" w:rsidR="005F4C93" w:rsidRPr="009D1D61" w:rsidRDefault="005F4C93" w:rsidP="005F4C93">
      <w:pPr>
        <w:pStyle w:val="Paragraphedeliste"/>
        <w:numPr>
          <w:ilvl w:val="0"/>
          <w:numId w:val="24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</w:rPr>
      </w:pPr>
      <w:r w:rsidRPr="009D1D61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</w:rPr>
        <w:t>Cycle de vie d</w:t>
      </w:r>
      <w:r w:rsidRPr="009D1D61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</w:rPr>
        <w:t>’</w:t>
      </w:r>
      <w:r w:rsidRPr="009D1D61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</w:rPr>
        <w:t>une commande</w:t>
      </w:r>
    </w:p>
    <w:p w14:paraId="2C3DE712" w14:textId="77777777" w:rsidR="005F4C93" w:rsidRDefault="005F4C93" w:rsidP="005F4C93">
      <w:pPr>
        <w:pStyle w:val="Paragraphedeliste"/>
        <w:keepNext/>
        <w:spacing w:after="200" w:line="276" w:lineRule="auto"/>
        <w:ind w:firstLine="0"/>
      </w:pPr>
      <w:r>
        <w:rPr>
          <w:noProof/>
        </w:rPr>
        <w:drawing>
          <wp:inline distT="0" distB="0" distL="0" distR="0" wp14:anchorId="32537368" wp14:editId="581A73A5">
            <wp:extent cx="4688205" cy="593217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05" cy="5932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D65EE0" w14:textId="056BBF9B" w:rsidR="005F4C93" w:rsidRDefault="005F4C93" w:rsidP="005F4C93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46F1E">
        <w:rPr>
          <w:noProof/>
        </w:rPr>
        <w:t>9</w:t>
      </w:r>
      <w:r>
        <w:fldChar w:fldCharType="end"/>
      </w:r>
      <w:r>
        <w:t>: cycle de vie d'une commande</w:t>
      </w:r>
    </w:p>
    <w:p w14:paraId="566635C8" w14:textId="1C816CF6" w:rsidR="005F4C93" w:rsidRDefault="005F4C93" w:rsidP="005F4C93">
      <w:pPr>
        <w:pStyle w:val="Paragraphedeliste"/>
        <w:spacing w:after="200" w:line="276" w:lineRule="auto"/>
        <w:ind w:firstLine="0"/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</w:pPr>
      <w:r>
        <w:br w:type="page"/>
      </w:r>
    </w:p>
    <w:p w14:paraId="2A2A13CC" w14:textId="62DA1A68" w:rsidR="005F4C93" w:rsidRPr="009D1D61" w:rsidRDefault="005F4C93" w:rsidP="005F4C93">
      <w:pPr>
        <w:pStyle w:val="Paragraphedeliste"/>
        <w:numPr>
          <w:ilvl w:val="0"/>
          <w:numId w:val="24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</w:rPr>
      </w:pPr>
      <w:proofErr w:type="spellStart"/>
      <w:r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</w:rPr>
        <w:lastRenderedPageBreak/>
        <w:t>Workflow</w:t>
      </w:r>
      <w:proofErr w:type="spellEnd"/>
      <w:r w:rsidRPr="009D1D61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</w:rPr>
        <w:t xml:space="preserve"> d</w:t>
      </w:r>
      <w:r w:rsidRPr="009D1D61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</w:rPr>
        <w:t>’</w:t>
      </w:r>
      <w:r w:rsidRPr="009D1D61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</w:rPr>
        <w:t>une commande</w:t>
      </w:r>
    </w:p>
    <w:p w14:paraId="5524A075" w14:textId="77777777" w:rsidR="005F4C93" w:rsidRDefault="005F4C93" w:rsidP="005F4C93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3A5E0854" wp14:editId="5339B0CB">
            <wp:extent cx="6936325" cy="2531370"/>
            <wp:effectExtent l="0" t="7302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34045" cy="2530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67C0C0" w14:textId="62A7C1A6" w:rsidR="005F4C93" w:rsidRDefault="005F4C93" w:rsidP="005F4C93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46F1E">
        <w:rPr>
          <w:noProof/>
        </w:rPr>
        <w:t>10</w:t>
      </w:r>
      <w:r>
        <w:fldChar w:fldCharType="end"/>
      </w:r>
      <w:r>
        <w:t xml:space="preserve">: </w:t>
      </w:r>
      <w:proofErr w:type="spellStart"/>
      <w:r>
        <w:t>Workflow</w:t>
      </w:r>
      <w:proofErr w:type="spellEnd"/>
      <w:r>
        <w:t xml:space="preserve"> d'une commande</w:t>
      </w:r>
    </w:p>
    <w:p w14:paraId="4F858BF1" w14:textId="7F4D51DF" w:rsidR="0056796C" w:rsidRDefault="0056796C">
      <w:pPr>
        <w:spacing w:after="200" w:line="276" w:lineRule="auto"/>
        <w:rPr>
          <w:color w:val="4C4635" w:themeColor="text2" w:themeShade="BF"/>
        </w:rPr>
      </w:pPr>
    </w:p>
    <w:p w14:paraId="71E27DC2" w14:textId="74E6A645" w:rsidR="00B1627F" w:rsidRDefault="00B1627F" w:rsidP="00B1627F">
      <w:pPr>
        <w:pStyle w:val="Paragraphedeliste"/>
        <w:numPr>
          <w:ilvl w:val="0"/>
          <w:numId w:val="15"/>
        </w:numPr>
        <w:spacing w:after="200" w:line="276" w:lineRule="auto"/>
      </w:pPr>
      <w:r w:rsidRPr="00B1627F"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  <w:t>Conclusion</w:t>
      </w:r>
      <w:r w:rsidRPr="00B1627F"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  <w:t> </w:t>
      </w:r>
      <w:r w:rsidRPr="00B1627F"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  <w:t>:</w:t>
      </w:r>
    </w:p>
    <w:p w14:paraId="47278BEC" w14:textId="18FF717E" w:rsidR="005F4C93" w:rsidRPr="005F4C93" w:rsidRDefault="005F4C93" w:rsidP="005F4C93">
      <w:pPr>
        <w:spacing w:after="200" w:line="276" w:lineRule="auto"/>
      </w:pPr>
      <w:r w:rsidRPr="00853959">
        <w:rPr>
          <w:rFonts w:eastAsiaTheme="minorEastAsia" w:hAnsi="Calibri"/>
          <w:color w:val="2F2B20" w:themeColor="text1"/>
          <w:kern w:val="24"/>
          <w:sz w:val="28"/>
          <w:szCs w:val="28"/>
        </w:rPr>
        <w:t xml:space="preserve">Nous souhaitons mettre en place un système d’information </w:t>
      </w:r>
      <w:r>
        <w:rPr>
          <w:rFonts w:eastAsiaTheme="minorEastAsia" w:hAnsi="Calibri"/>
          <w:color w:val="2F2B20" w:themeColor="text1"/>
          <w:kern w:val="24"/>
          <w:sz w:val="28"/>
          <w:szCs w:val="28"/>
        </w:rPr>
        <w:t xml:space="preserve">centralisé avec des permissions ajustées au niveau des utilisateurs sur chaque package de fonctionnalités. </w:t>
      </w:r>
    </w:p>
    <w:p w14:paraId="532FB2AD" w14:textId="77777777" w:rsidR="005F4C93" w:rsidRDefault="005F4C93" w:rsidP="005F4C93">
      <w:pPr>
        <w:spacing w:after="200" w:line="276" w:lineRule="auto"/>
        <w:rPr>
          <w:rFonts w:eastAsiaTheme="minorEastAsia" w:hAnsi="Calibri"/>
          <w:color w:val="2F2B20" w:themeColor="text1"/>
          <w:kern w:val="24"/>
          <w:sz w:val="28"/>
          <w:szCs w:val="28"/>
        </w:rPr>
      </w:pPr>
      <w:r w:rsidRPr="005C4E66">
        <w:rPr>
          <w:rFonts w:eastAsiaTheme="minorEastAsia" w:hAnsi="Calibri"/>
          <w:color w:val="2F2B20" w:themeColor="text1"/>
          <w:kern w:val="24"/>
          <w:sz w:val="28"/>
          <w:szCs w:val="28"/>
        </w:rPr>
        <w:t>Nativement</w:t>
      </w:r>
      <w:r>
        <w:rPr>
          <w:rFonts w:eastAsiaTheme="minorEastAsia" w:hAnsi="Calibri"/>
          <w:color w:val="2F2B20" w:themeColor="text1"/>
          <w:kern w:val="24"/>
          <w:sz w:val="28"/>
          <w:szCs w:val="28"/>
        </w:rPr>
        <w:t xml:space="preserve"> les données sont filtrées par point de vente avec des vues ajustée sur les commandes, les stocks et le catalogue produit (recettes).</w:t>
      </w:r>
    </w:p>
    <w:p w14:paraId="67E67DCC" w14:textId="0DD3C73E" w:rsidR="005F4C93" w:rsidRDefault="005F4C93" w:rsidP="005F4C93">
      <w:pPr>
        <w:spacing w:after="200" w:line="276" w:lineRule="auto"/>
        <w:rPr>
          <w:rFonts w:eastAsiaTheme="minorEastAsia" w:hAnsi="Calibri"/>
          <w:color w:val="2F2B20" w:themeColor="text1"/>
          <w:kern w:val="24"/>
          <w:sz w:val="28"/>
          <w:szCs w:val="28"/>
        </w:rPr>
      </w:pPr>
      <w:r>
        <w:rPr>
          <w:rFonts w:eastAsiaTheme="minorEastAsia" w:hAnsi="Calibri"/>
          <w:color w:val="2F2B20" w:themeColor="text1"/>
          <w:kern w:val="24"/>
          <w:sz w:val="28"/>
          <w:szCs w:val="28"/>
        </w:rPr>
        <w:t xml:space="preserve">Des données </w:t>
      </w:r>
      <w:r w:rsidR="00B1627F">
        <w:rPr>
          <w:rFonts w:eastAsiaTheme="minorEastAsia" w:hAnsi="Calibri"/>
          <w:color w:val="2F2B20" w:themeColor="text1"/>
          <w:kern w:val="24"/>
          <w:sz w:val="28"/>
          <w:szCs w:val="28"/>
        </w:rPr>
        <w:t>consultables</w:t>
      </w:r>
      <w:r>
        <w:rPr>
          <w:rFonts w:eastAsiaTheme="minorEastAsia" w:hAnsi="Calibri"/>
          <w:color w:val="2F2B20" w:themeColor="text1"/>
          <w:kern w:val="24"/>
          <w:sz w:val="28"/>
          <w:szCs w:val="28"/>
        </w:rPr>
        <w:t xml:space="preserve"> et modifiables en temps réel.</w:t>
      </w:r>
    </w:p>
    <w:p w14:paraId="1074EAFB" w14:textId="77777777" w:rsidR="005F4C93" w:rsidRPr="009D6851" w:rsidRDefault="005F4C93" w:rsidP="005F4C93">
      <w:pPr>
        <w:spacing w:after="200" w:line="276" w:lineRule="auto"/>
        <w:rPr>
          <w:sz w:val="28"/>
          <w:szCs w:val="28"/>
        </w:rPr>
      </w:pPr>
      <w:r w:rsidRPr="009D6851">
        <w:rPr>
          <w:sz w:val="28"/>
          <w:szCs w:val="28"/>
        </w:rPr>
        <w:t xml:space="preserve">Dans un premier lot, trois packages sont identifiés pour un lancement </w:t>
      </w:r>
      <w:r>
        <w:rPr>
          <w:sz w:val="28"/>
          <w:szCs w:val="28"/>
        </w:rPr>
        <w:t xml:space="preserve">efficace </w:t>
      </w:r>
      <w:r w:rsidRPr="009D6851">
        <w:rPr>
          <w:sz w:val="28"/>
          <w:szCs w:val="28"/>
        </w:rPr>
        <w:t>à l’ouverture des trois nouvelles pizzerias.</w:t>
      </w:r>
    </w:p>
    <w:p w14:paraId="33AC00DB" w14:textId="57FEF496" w:rsidR="005F4C93" w:rsidRDefault="005F4C93">
      <w:pPr>
        <w:spacing w:after="200" w:line="276" w:lineRule="auto"/>
      </w:pPr>
      <w:r w:rsidRPr="009D6851">
        <w:rPr>
          <w:sz w:val="28"/>
          <w:szCs w:val="28"/>
        </w:rPr>
        <w:t>Dans un second lot qui reste à définir, nous im</w:t>
      </w:r>
      <w:r>
        <w:rPr>
          <w:sz w:val="28"/>
          <w:szCs w:val="28"/>
        </w:rPr>
        <w:t>a</w:t>
      </w:r>
      <w:r w:rsidRPr="009D6851">
        <w:rPr>
          <w:sz w:val="28"/>
          <w:szCs w:val="28"/>
        </w:rPr>
        <w:t xml:space="preserve">ginons un package Marketing pour le moteur de recommandation </w:t>
      </w:r>
      <w:r>
        <w:rPr>
          <w:sz w:val="28"/>
          <w:szCs w:val="28"/>
        </w:rPr>
        <w:t>« </w:t>
      </w:r>
      <w:r w:rsidRPr="009D6851">
        <w:rPr>
          <w:sz w:val="28"/>
          <w:szCs w:val="28"/>
        </w:rPr>
        <w:t>Pizza similaires</w:t>
      </w:r>
      <w:r>
        <w:rPr>
          <w:sz w:val="28"/>
          <w:szCs w:val="28"/>
        </w:rPr>
        <w:t> »</w:t>
      </w:r>
      <w:r w:rsidRPr="009D6851">
        <w:rPr>
          <w:sz w:val="28"/>
          <w:szCs w:val="28"/>
        </w:rPr>
        <w:t>, l</w:t>
      </w:r>
      <w:r>
        <w:rPr>
          <w:sz w:val="28"/>
          <w:szCs w:val="28"/>
        </w:rPr>
        <w:t xml:space="preserve">a gestion des </w:t>
      </w:r>
      <w:r w:rsidRPr="009D6851">
        <w:rPr>
          <w:sz w:val="28"/>
          <w:szCs w:val="28"/>
        </w:rPr>
        <w:t xml:space="preserve">offres promotionnelles </w:t>
      </w:r>
      <w:r>
        <w:rPr>
          <w:sz w:val="28"/>
          <w:szCs w:val="28"/>
        </w:rPr>
        <w:t xml:space="preserve">(moteur de règles promos) </w:t>
      </w:r>
      <w:r w:rsidRPr="009D6851">
        <w:rPr>
          <w:sz w:val="28"/>
          <w:szCs w:val="28"/>
        </w:rPr>
        <w:t>et la gestion des envois mailing clients</w:t>
      </w:r>
      <w:r>
        <w:rPr>
          <w:sz w:val="28"/>
          <w:szCs w:val="28"/>
        </w:rPr>
        <w:t>/</w:t>
      </w:r>
      <w:r w:rsidRPr="009D6851">
        <w:rPr>
          <w:sz w:val="28"/>
          <w:szCs w:val="28"/>
        </w:rPr>
        <w:t>prospects (bons de réductions, nouvelles recettes, offres évènementielles</w:t>
      </w:r>
      <w:r>
        <w:rPr>
          <w:sz w:val="28"/>
          <w:szCs w:val="28"/>
        </w:rPr>
        <w:t>, anniversaire</w:t>
      </w:r>
      <w:r w:rsidRPr="009D6851">
        <w:rPr>
          <w:sz w:val="28"/>
          <w:szCs w:val="28"/>
        </w:rPr>
        <w:t>…)</w:t>
      </w:r>
      <w:r>
        <w:rPr>
          <w:sz w:val="28"/>
          <w:szCs w:val="28"/>
        </w:rPr>
        <w:t>.</w:t>
      </w:r>
    </w:p>
    <w:p w14:paraId="3AEE1AD1" w14:textId="77777777" w:rsidR="00B1627F" w:rsidRDefault="00B1627F" w:rsidP="005C3E69">
      <w:pPr>
        <w:sectPr w:rsidR="00B1627F" w:rsidSect="0064175C">
          <w:headerReference w:type="even" r:id="rId20"/>
          <w:headerReference w:type="default" r:id="rId21"/>
          <w:footerReference w:type="even" r:id="rId22"/>
          <w:footerReference w:type="default" r:id="rId23"/>
          <w:pgSz w:w="11907" w:h="16839"/>
          <w:pgMar w:top="3062" w:right="2104" w:bottom="1440" w:left="1752" w:header="709" w:footer="709" w:gutter="0"/>
          <w:pgNumType w:start="0"/>
          <w:cols w:space="720"/>
          <w:titlePg/>
          <w:docGrid w:linePitch="360"/>
        </w:sectPr>
      </w:pPr>
    </w:p>
    <w:p w14:paraId="7217E405" w14:textId="77777777" w:rsidR="00DC7C5C" w:rsidRDefault="00DC7C5C" w:rsidP="00B1627F">
      <w:pPr>
        <w:spacing w:after="200" w:line="276" w:lineRule="auto"/>
        <w:rPr>
          <w:sz w:val="56"/>
          <w:szCs w:val="56"/>
        </w:rPr>
      </w:pPr>
    </w:p>
    <w:sectPr w:rsidR="00DC7C5C" w:rsidSect="0064175C">
      <w:footerReference w:type="first" r:id="rId24"/>
      <w:pgSz w:w="11907" w:h="16839"/>
      <w:pgMar w:top="3061" w:right="2101" w:bottom="1440" w:left="1751" w:header="709" w:footer="709" w:gutter="0"/>
      <w:pgNumType w:start="0"/>
      <w:cols w:space="720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47D42EF" w15:done="0"/>
  <w15:commentEx w15:paraId="1D9BEE7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47D42EF" w16cid:durableId="21937CEC"/>
  <w16cid:commentId w16cid:paraId="1D9BEE76" w16cid:durableId="21937D30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2FA5A5" w14:textId="77777777" w:rsidR="00DD4485" w:rsidRDefault="00DD4485">
      <w:pPr>
        <w:spacing w:after="0" w:line="240" w:lineRule="auto"/>
      </w:pPr>
      <w:r>
        <w:separator/>
      </w:r>
    </w:p>
  </w:endnote>
  <w:endnote w:type="continuationSeparator" w:id="0">
    <w:p w14:paraId="7F82C8DC" w14:textId="77777777" w:rsidR="00DD4485" w:rsidRDefault="00DD44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43CBEA" w14:textId="77777777" w:rsidR="005F4C93" w:rsidRDefault="005F4C93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72B118C4" wp14:editId="0F100820">
              <wp:simplePos x="0" y="0"/>
              <mc:AlternateContent>
                <mc:Choice Requires="wp14">
                  <wp:positionH relativeFrom="page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wp:positionV relativeFrom="page">
                <wp:align>center</wp:align>
              </wp:positionV>
              <wp:extent cx="699770" cy="10058400"/>
              <wp:effectExtent l="0" t="0" r="0" b="0"/>
              <wp:wrapNone/>
              <wp:docPr id="32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10058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C797F32" w14:textId="77777777" w:rsidR="005F4C93" w:rsidRDefault="005F4C93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id="_x0000_s1036" style="position:absolute;margin-left:0;margin-top:0;width:55.1pt;height:11in;z-index:-251642880;visibility:visible;mso-wrap-style:square;mso-width-percent:90;mso-height-percent:1000;mso-left-percent:0;mso-wrap-distance-left:9pt;mso-wrap-distance-top:0;mso-wrap-distance-right:9pt;mso-wrap-distance-bottom:0;mso-position-horizontal-relative:page;mso-position-vertical:center;mso-position-vertical-relative:page;mso-width-percent:90;mso-height-percent:1000;mso-lef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" fillcolor="#675e47 [3215]" stroked="f" strokeweight="2pt">
              <v:path arrowok="t"/>
              <v:textbox>
                <w:txbxContent>
                  <w:p w14:paraId="3C797F32" w14:textId="77777777" w:rsidR="005F4C93" w:rsidRDefault="005F4C93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75145CE8" wp14:editId="293D33B5">
              <wp:simplePos x="0" y="0"/>
              <mc:AlternateContent>
                <mc:Choice Requires="wp14">
                  <wp:positionH relativeFrom="page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81000</wp14:pctPosVOffset>
                  </wp:positionV>
                </mc:Choice>
                <mc:Fallback>
                  <wp:positionV relativeFrom="page">
                    <wp:posOffset>8660765</wp:posOffset>
                  </wp:positionV>
                </mc:Fallback>
              </mc:AlternateContent>
              <wp:extent cx="699770" cy="905510"/>
              <wp:effectExtent l="0" t="0" r="0" b="0"/>
              <wp:wrapNone/>
              <wp:docPr id="33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9055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37DDFFE" w14:textId="77777777" w:rsidR="005F4C93" w:rsidRDefault="005F4C93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9000</wp14:pctHeight>
              </wp14:sizeRelV>
            </wp:anchor>
          </w:drawing>
        </mc:Choice>
        <mc:Fallback>
          <w:pict>
            <v:rect id="_x0000_s1037" style="position:absolute;margin-left:0;margin-top:0;width:55.1pt;height:71.3pt;z-index:-251641856;visibility:visible;mso-wrap-style:square;mso-width-percent:90;mso-height-percent:90;mso-left-percent:0;mso-top-percent:810;mso-wrap-distance-left:9pt;mso-wrap-distance-top:0;mso-wrap-distance-right:9pt;mso-wrap-distance-bottom:0;mso-position-horizontal-relative:page;mso-position-vertical-relative:page;mso-width-percent:90;mso-height-percent:90;mso-left-percent: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" fillcolor="#a9a57c [3204]" stroked="f" strokeweight="2pt">
              <v:path arrowok="t"/>
              <v:textbox>
                <w:txbxContent>
                  <w:p w14:paraId="637DDFFE" w14:textId="77777777" w:rsidR="005F4C93" w:rsidRDefault="005F4C93"/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2BF5714F" wp14:editId="0208B347">
              <wp:simplePos x="0" y="0"/>
              <mc:AlternateContent>
                <mc:Choice Requires="wp14">
                  <wp:positionH relativeFrom="page">
                    <wp14:pctPosHOffset>2500</wp14:pctPosHOffset>
                  </wp:positionH>
                </mc:Choice>
                <mc:Fallback>
                  <wp:positionH relativeFrom="page">
                    <wp:posOffset>188595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83500</wp14:pctPosVOffset>
                  </wp:positionV>
                </mc:Choice>
                <mc:Fallback>
                  <wp:positionV relativeFrom="page">
                    <wp:posOffset>8928100</wp:posOffset>
                  </wp:positionV>
                </mc:Fallback>
              </mc:AlternateContent>
              <wp:extent cx="457200" cy="365760"/>
              <wp:effectExtent l="0" t="0" r="0" b="0"/>
              <wp:wrapNone/>
              <wp:docPr id="34" name="Parenthèses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457200" cy="365760"/>
                      </a:xfrm>
                      <a:prstGeom prst="bracketPair">
                        <a:avLst/>
                      </a:prstGeom>
                      <a:solidFill>
                        <a:schemeClr val="accent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txbx>
                      <w:txbxContent>
                        <w:p w14:paraId="7BE7F37C" w14:textId="77777777" w:rsidR="005F4C93" w:rsidRDefault="005F4C93">
                          <w:pPr>
                            <w:jc w:val="center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instrText>PAGE    \* MERGEFORMAT</w:instrTex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746F1E">
                            <w:rPr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t>10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Parenthèses 7" o:spid="_x0000_s1038" type="#_x0000_t185" style="position:absolute;margin-left:0;margin-top:0;width:36pt;height:28.8pt;z-index:251675648;visibility:visible;mso-wrap-style:square;mso-width-percent:0;mso-height-percent:0;mso-left-percent:25;mso-top-percent:835;mso-wrap-distance-left:9pt;mso-wrap-distance-top:0;mso-wrap-distance-right:9pt;mso-wrap-distance-bottom:0;mso-position-horizontal-relative:page;mso-position-vertical-relative:page;mso-width-percent:0;mso-height-percent:0;mso-left-percent:25;mso-top-percent:835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" filled="t" fillcolor="#a9a57c [3204]" strokecolor="white [3212]" strokeweight="1pt">
              <v:path arrowok="t"/>
              <v:textbox inset="0,,0">
                <w:txbxContent>
                  <w:p w14:paraId="7BE7F37C" w14:textId="77777777" w:rsidR="005F4C93" w:rsidRDefault="005F4C93">
                    <w:pPr>
                      <w:jc w:val="center"/>
                      <w:rPr>
                        <w:color w:val="FFFFFF" w:themeColor="background1"/>
                        <w:sz w:val="24"/>
                        <w:szCs w:val="24"/>
                      </w:rPr>
                    </w:pP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instrText>PAGE    \* MERGEFORMAT</w:instrTex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separate"/>
                    </w:r>
                    <w:r w:rsidR="00746F1E">
                      <w:rPr>
                        <w:noProof/>
                        <w:color w:val="FFFFFF" w:themeColor="background1"/>
                        <w:sz w:val="24"/>
                        <w:szCs w:val="24"/>
                      </w:rPr>
                      <w:t>10</w: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8EE955" w14:textId="77777777" w:rsidR="005F4C93" w:rsidRDefault="005F4C93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22D25A86" wp14:editId="7AE79534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wp:positionV relativeFrom="page">
                <wp:align>center</wp:align>
              </wp:positionV>
              <wp:extent cx="699770" cy="10058400"/>
              <wp:effectExtent l="0" t="0" r="0" b="0"/>
              <wp:wrapNone/>
              <wp:docPr id="25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10058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677FFEE" w14:textId="77777777" w:rsidR="005F4C93" w:rsidRDefault="005F4C93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id="_x0000_s1039" style="position:absolute;margin-left:0;margin-top:0;width:55.1pt;height:11in;z-index:-251652096;visibility:visible;mso-wrap-style:square;mso-width-percent:90;mso-height-percent:1000;mso-left-percent:910;mso-wrap-distance-left:9pt;mso-wrap-distance-top:0;mso-wrap-distance-right:9pt;mso-wrap-distance-bottom:0;mso-position-horizontal-relative:page;mso-position-vertical:center;mso-position-vertical-relative:page;mso-width-percent:90;mso-height-percent:1000;mso-left-percent:9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" fillcolor="#675e47 [3215]" stroked="f" strokeweight="2pt">
              <v:path arrowok="t"/>
              <v:textbox>
                <w:txbxContent>
                  <w:p w14:paraId="7677FFEE" w14:textId="77777777" w:rsidR="005F4C93" w:rsidRDefault="005F4C93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2153EA86" wp14:editId="2B58C942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81000</wp14:pctPosVOffset>
                  </wp:positionV>
                </mc:Choice>
                <mc:Fallback>
                  <wp:positionV relativeFrom="page">
                    <wp:posOffset>8660765</wp:posOffset>
                  </wp:positionV>
                </mc:Fallback>
              </mc:AlternateContent>
              <wp:extent cx="699770" cy="905510"/>
              <wp:effectExtent l="0" t="0" r="0" b="0"/>
              <wp:wrapNone/>
              <wp:docPr id="26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9055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095EF93" w14:textId="77777777" w:rsidR="005F4C93" w:rsidRDefault="005F4C93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9000</wp14:pctHeight>
              </wp14:sizeRelV>
            </wp:anchor>
          </w:drawing>
        </mc:Choice>
        <mc:Fallback>
          <w:pict>
            <v:rect id="_x0000_s1040" style="position:absolute;margin-left:0;margin-top:0;width:55.1pt;height:71.3pt;z-index:-251651072;visibility:visible;mso-wrap-style:square;mso-width-percent:90;mso-height-percent:90;mso-left-percent:910;mso-top-percent:810;mso-wrap-distance-left:9pt;mso-wrap-distance-top:0;mso-wrap-distance-right:9pt;mso-wrap-distance-bottom:0;mso-position-horizontal-relative:page;mso-position-vertical-relative:page;mso-width-percent:90;mso-height-percent:90;mso-left-percent:91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" fillcolor="#a9a57c [3204]" stroked="f" strokeweight="2pt">
              <v:path arrowok="t"/>
              <v:textbox>
                <w:txbxContent>
                  <w:p w14:paraId="1095EF93" w14:textId="77777777" w:rsidR="005F4C93" w:rsidRDefault="005F4C93"/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82DB3C2" wp14:editId="5C55D797">
              <wp:simplePos x="0" y="0"/>
              <mc:AlternateContent>
                <mc:Choice Requires="wp14">
                  <wp:positionH relativeFrom="page">
                    <wp14:pctPosHOffset>91700</wp14:pctPosHOffset>
                  </wp:positionH>
                </mc:Choice>
                <mc:Fallback>
                  <wp:positionH relativeFrom="page">
                    <wp:posOffset>6932930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83500</wp14:pctPosVOffset>
                  </wp:positionV>
                </mc:Choice>
                <mc:Fallback>
                  <wp:positionV relativeFrom="page">
                    <wp:posOffset>8928100</wp:posOffset>
                  </wp:positionV>
                </mc:Fallback>
              </mc:AlternateContent>
              <wp:extent cx="457200" cy="365760"/>
              <wp:effectExtent l="0" t="0" r="0" b="0"/>
              <wp:wrapNone/>
              <wp:docPr id="27" name="Parenthèses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457200" cy="365760"/>
                      </a:xfrm>
                      <a:prstGeom prst="bracketPair">
                        <a:avLst/>
                      </a:prstGeom>
                      <a:solidFill>
                        <a:schemeClr val="accent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txbx>
                      <w:txbxContent>
                        <w:p w14:paraId="295CA257" w14:textId="77777777" w:rsidR="005F4C93" w:rsidRDefault="005F4C93">
                          <w:pPr>
                            <w:jc w:val="center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instrText>PAGE    \* MERGEFORMAT</w:instrTex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746F1E">
                            <w:rPr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t>9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_x0000_s1041" type="#_x0000_t185" style="position:absolute;margin-left:0;margin-top:0;width:36pt;height:28.8pt;z-index:251666432;visibility:visible;mso-wrap-style:square;mso-width-percent:0;mso-height-percent:0;mso-left-percent:917;mso-top-percent:835;mso-wrap-distance-left:9pt;mso-wrap-distance-top:0;mso-wrap-distance-right:9pt;mso-wrap-distance-bottom:0;mso-position-horizontal-relative:page;mso-position-vertical-relative:page;mso-width-percent:0;mso-height-percent:0;mso-left-percent:917;mso-top-percent:835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" filled="t" fillcolor="#a9a57c [3204]" strokecolor="white [3212]" strokeweight="1pt">
              <v:path arrowok="t"/>
              <v:textbox inset="0,,0">
                <w:txbxContent>
                  <w:p w14:paraId="295CA257" w14:textId="77777777" w:rsidR="005F4C93" w:rsidRDefault="005F4C93">
                    <w:pPr>
                      <w:jc w:val="center"/>
                      <w:rPr>
                        <w:color w:val="FFFFFF" w:themeColor="background1"/>
                        <w:sz w:val="24"/>
                        <w:szCs w:val="24"/>
                      </w:rPr>
                    </w:pP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instrText>PAGE    \* MERGEFORMAT</w:instrTex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separate"/>
                    </w:r>
                    <w:r w:rsidR="00746F1E">
                      <w:rPr>
                        <w:noProof/>
                        <w:color w:val="FFFFFF" w:themeColor="background1"/>
                        <w:sz w:val="24"/>
                        <w:szCs w:val="24"/>
                      </w:rPr>
                      <w:t>9</w: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54BFB0" w14:textId="77777777" w:rsidR="005F4C93" w:rsidRDefault="005F4C93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0397CE" w14:textId="77777777" w:rsidR="00DD4485" w:rsidRDefault="00DD4485">
      <w:pPr>
        <w:spacing w:after="0" w:line="240" w:lineRule="auto"/>
      </w:pPr>
      <w:r>
        <w:separator/>
      </w:r>
    </w:p>
  </w:footnote>
  <w:footnote w:type="continuationSeparator" w:id="0">
    <w:p w14:paraId="3E2BBCE9" w14:textId="77777777" w:rsidR="00DD4485" w:rsidRDefault="00DD44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EC30CC" w14:textId="77777777" w:rsidR="005F4C93" w:rsidRDefault="005F4C93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D369395" wp14:editId="51C86E74">
              <wp:simplePos x="0" y="0"/>
              <wp:positionH relativeFrom="page">
                <wp:posOffset>271305</wp:posOffset>
              </wp:positionH>
              <wp:positionV relativeFrom="page">
                <wp:posOffset>2763297</wp:posOffset>
              </wp:positionV>
              <wp:extent cx="411480" cy="4526280"/>
              <wp:effectExtent l="0" t="0" r="0" b="0"/>
              <wp:wrapNone/>
              <wp:docPr id="28" name="Zone de text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11480" cy="452628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Titre"/>
                            <w:id w:val="-705484656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8BB55CA" w14:textId="77777777" w:rsidR="005F4C93" w:rsidRDefault="005F4C93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Spécifications Fonctionnelles</w:t>
                              </w:r>
                            </w:p>
                          </w:sdtContent>
                        </w:sdt>
                        <w:p w14:paraId="15D6E9BF" w14:textId="77777777" w:rsidR="005F4C93" w:rsidRDefault="005F4C93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5000</wp14:pctWidth>
              </wp14:sizeRelH>
              <wp14:sizeRelV relativeFrom="page">
                <wp14:pctHeight>45000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3" o:spid="_x0000_s1030" type="#_x0000_t202" style="position:absolute;margin-left:21.35pt;margin-top:217.6pt;width:32.4pt;height:356.4pt;z-index:251670528;visibility:visible;mso-wrap-style:square;mso-width-percent:50;mso-height-percent:450;mso-wrap-distance-left:9pt;mso-wrap-distance-top:0;mso-wrap-distance-right:9pt;mso-wrap-distance-bottom:0;mso-position-horizontal:absolute;mso-position-horizontal-relative:page;mso-position-vertical:absolute;mso-position-vertical-relative:page;mso-width-percent:50;mso-height-percent:4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" fillcolor="#675e47 [3215]" stroked="f" strokeweight=".5pt">
              <v:path arrowok="t"/>
              <v:textbox style="layout-flow:vertical;mso-layout-flow-alt:bottom-to-top">
                <w:txbxContent>
                  <w:sdt>
                    <w:sdtPr>
                      <w:rPr>
                        <w:color w:val="FFFFFF" w:themeColor="background1"/>
                      </w:rPr>
                      <w:alias w:val="Titre"/>
                      <w:id w:val="-705484656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08BB55CA" w14:textId="77777777" w:rsidR="005F4C93" w:rsidRDefault="005F4C93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Spécifications Fonctionnelles</w:t>
                        </w:r>
                      </w:p>
                    </w:sdtContent>
                  </w:sdt>
                  <w:p w14:paraId="15D6E9BF" w14:textId="77777777" w:rsidR="005F4C93" w:rsidRDefault="005F4C93">
                    <w:pPr>
                      <w:jc w:val="center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1142423E" wp14:editId="35F3FFCB">
              <wp:simplePos x="0" y="0"/>
              <mc:AlternateContent>
                <mc:Choice Requires="wp14">
                  <wp:positionH relativeFrom="page">
                    <wp14:pctPosHOffset>9000</wp14:pctPosHOffset>
                  </wp:positionH>
                </mc:Choice>
                <mc:Fallback>
                  <wp:positionH relativeFrom="page">
                    <wp:posOffset>680085</wp:posOffset>
                  </wp:positionH>
                </mc:Fallback>
              </mc:AlternateContent>
              <wp:positionV relativeFrom="page">
                <wp:align>center</wp:align>
              </wp:positionV>
              <wp:extent cx="7072630" cy="10058400"/>
              <wp:effectExtent l="0" t="0" r="0" b="0"/>
              <wp:wrapNone/>
              <wp:docPr id="29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072630" cy="100584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91000</wp14:pctWidth>
              </wp14:sizeRelH>
              <wp14:sizeRelV relativeFrom="page">
                <wp14:pctHeight>100000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rect w14:anchorId="3E3E3C47" id="Rectangle 5" o:spid="_x0000_s1026" style="position:absolute;margin-left:0;margin-top:0;width:556.9pt;height:11in;z-index:-251644928;visibility:visible;mso-wrap-style:square;mso-width-percent:910;mso-height-percent:1000;mso-left-percent:90;mso-wrap-distance-left:9pt;mso-wrap-distance-top:0;mso-wrap-distance-right:9pt;mso-wrap-distance-bottom:0;mso-position-horizontal-relative:page;mso-position-vertical:center;mso-position-vertical-relative:page;mso-width-percent:910;mso-height-percent:1000;mso-left-percent:9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" fillcolor="white [2897]" stroked="f" strokeweight="2pt">
              <v:fill color2="#b2b2b2 [2241]" rotate="t" focusposition="13107f,.5" focussize="-13107f" colors="0 white;.75 white;1 #dadada" focus="100%" type="gradientRadial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6CA8DC38" wp14:editId="25154981">
              <wp:simplePos x="0" y="0"/>
              <mc:AlternateContent>
                <mc:Choice Requires="wp14">
                  <wp:positionH relativeFrom="page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81000</wp14:pctPosVOffset>
                  </wp:positionV>
                </mc:Choice>
                <mc:Fallback>
                  <wp:positionV relativeFrom="page">
                    <wp:posOffset>8660765</wp:posOffset>
                  </wp:positionV>
                </mc:Fallback>
              </mc:AlternateContent>
              <wp:extent cx="699770" cy="905510"/>
              <wp:effectExtent l="0" t="0" r="0" b="0"/>
              <wp:wrapNone/>
              <wp:docPr id="30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9055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3D0B76E" w14:textId="77777777" w:rsidR="005F4C93" w:rsidRDefault="005F4C93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9000</wp14:pctHeight>
              </wp14:sizeRelV>
            </wp:anchor>
          </w:drawing>
        </mc:Choice>
        <mc:Fallback>
          <w:pict>
            <v:rect id="Rectangle 5" o:spid="_x0000_s1031" style="position:absolute;margin-left:0;margin-top:0;width:55.1pt;height:71.3pt;z-index:-251646976;visibility:visible;mso-wrap-style:square;mso-width-percent:90;mso-height-percent:90;mso-left-percent:0;mso-top-percent:810;mso-wrap-distance-left:9pt;mso-wrap-distance-top:0;mso-wrap-distance-right:9pt;mso-wrap-distance-bottom:0;mso-position-horizontal-relative:page;mso-position-vertical-relative:page;mso-width-percent:90;mso-height-percent:90;mso-left-percent: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" fillcolor="#a9a57c [3204]" stroked="f" strokeweight="2pt">
              <v:path arrowok="t"/>
              <v:textbox>
                <w:txbxContent>
                  <w:p w14:paraId="43D0B76E" w14:textId="77777777" w:rsidR="005F4C93" w:rsidRDefault="005F4C93"/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3CB1A8C3" wp14:editId="06A424F3">
              <wp:simplePos x="0" y="0"/>
              <mc:AlternateContent>
                <mc:Choice Requires="wp14">
                  <wp:positionH relativeFrom="page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wp:positionV relativeFrom="page">
                <wp:align>center</wp:align>
              </wp:positionV>
              <wp:extent cx="699770" cy="10058400"/>
              <wp:effectExtent l="0" t="0" r="0" b="0"/>
              <wp:wrapNone/>
              <wp:docPr id="31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10058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D18E968" w14:textId="77777777" w:rsidR="005F4C93" w:rsidRDefault="005F4C93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id="Rectangle 4" o:spid="_x0000_s1032" style="position:absolute;margin-left:0;margin-top:0;width:55.1pt;height:11in;z-index:-251648000;visibility:visible;mso-wrap-style:square;mso-width-percent:90;mso-height-percent:1000;mso-left-percent:0;mso-wrap-distance-left:9pt;mso-wrap-distance-top:0;mso-wrap-distance-right:9pt;mso-wrap-distance-bottom:0;mso-position-horizontal-relative:page;mso-position-vertical:center;mso-position-vertical-relative:page;mso-width-percent:90;mso-height-percent:1000;mso-lef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" fillcolor="#675e47 [3215]" stroked="f" strokeweight="2pt">
              <v:path arrowok="t"/>
              <v:textbox>
                <w:txbxContent>
                  <w:p w14:paraId="2D18E968" w14:textId="77777777" w:rsidR="005F4C93" w:rsidRDefault="005F4C93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6D02EF" w14:textId="77777777" w:rsidR="005F4C93" w:rsidRDefault="005F4C93">
    <w:pPr>
      <w:pStyle w:val="En-tte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622A252A" wp14:editId="05E0A084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072630" cy="10058400"/>
              <wp:effectExtent l="0" t="0" r="0" b="0"/>
              <wp:wrapNone/>
              <wp:docPr id="18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072630" cy="100584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91000</wp14:pctWidth>
              </wp14:sizeRelH>
              <wp14:sizeRelV relativeFrom="page">
                <wp14:pctHeight>100000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rect w14:anchorId="35C94B49" id="Rectangle 5" o:spid="_x0000_s1026" style="position:absolute;margin-left:0;margin-top:0;width:556.9pt;height:11in;z-index:-251654144;visibility:visible;mso-wrap-style:square;mso-width-percent:910;mso-height-percent:1000;mso-wrap-distance-left:9pt;mso-wrap-distance-top:0;mso-wrap-distance-right:9pt;mso-wrap-distance-bottom:0;mso-position-horizontal:left;mso-position-horizontal-relative:page;mso-position-vertical:top;mso-position-vertical-relative:page;mso-width-percent:91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" fillcolor="white [2897]" stroked="f" strokeweight="2pt">
              <v:fill color2="#b2b2b2 [2241]" rotate="t" focusposition="13107f,.5" focussize="-13107f" colors="0 white;.75 white;1 #dadada" focus="100%" type="gradientRadial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7A9CC8" wp14:editId="1BDD5A4F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wp:positionV relativeFrom="page">
                <wp:align>center</wp:align>
              </wp:positionV>
              <wp:extent cx="409575" cy="4526280"/>
              <wp:effectExtent l="0" t="0" r="0" b="0"/>
              <wp:wrapNone/>
              <wp:docPr id="20" name="Zone de text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9575" cy="452628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Titre"/>
                            <w:id w:val="1647007525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4E987FAD" w14:textId="77777777" w:rsidR="005F4C93" w:rsidRDefault="005F4C93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Spécifications Fonctionnelles</w:t>
                              </w:r>
                            </w:p>
                          </w:sdtContent>
                        </w:sdt>
                        <w:p w14:paraId="4B66FB85" w14:textId="77777777" w:rsidR="005F4C93" w:rsidRDefault="005F4C93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5000</wp14:pctWidth>
              </wp14:sizeRelH>
              <wp14:sizeRelV relativeFrom="page">
                <wp14:pctHeight>45000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0;margin-top:0;width:32.25pt;height:356.4pt;z-index:251661312;visibility:visible;mso-wrap-style:square;mso-width-percent:50;mso-height-percent:450;mso-left-percent:910;mso-wrap-distance-left:9pt;mso-wrap-distance-top:0;mso-wrap-distance-right:9pt;mso-wrap-distance-bottom:0;mso-position-horizontal-relative:page;mso-position-vertical:center;mso-position-vertical-relative:page;mso-width-percent:50;mso-height-percent:450;mso-left-percent:91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" fillcolor="#675e47 [3215]" stroked="f" strokeweight=".5pt">
              <v:path arrowok="t"/>
              <v:textbox style="layout-flow:vertical;mso-layout-flow-alt:bottom-to-top">
                <w:txbxContent>
                  <w:sdt>
                    <w:sdtPr>
                      <w:rPr>
                        <w:color w:val="FFFFFF" w:themeColor="background1"/>
                      </w:rPr>
                      <w:alias w:val="Titre"/>
                      <w:id w:val="1647007525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4E987FAD" w14:textId="77777777" w:rsidR="005F4C93" w:rsidRDefault="005F4C93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Spécifications Fonctionnelles</w:t>
                        </w:r>
                      </w:p>
                    </w:sdtContent>
                  </w:sdt>
                  <w:p w14:paraId="4B66FB85" w14:textId="77777777" w:rsidR="005F4C93" w:rsidRDefault="005F4C93">
                    <w:pPr>
                      <w:jc w:val="center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15DE3E47" wp14:editId="0A07D867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81000</wp14:pctPosVOffset>
                  </wp:positionV>
                </mc:Choice>
                <mc:Fallback>
                  <wp:positionV relativeFrom="page">
                    <wp:posOffset>8660765</wp:posOffset>
                  </wp:positionV>
                </mc:Fallback>
              </mc:AlternateContent>
              <wp:extent cx="699770" cy="905510"/>
              <wp:effectExtent l="0" t="0" r="0" b="0"/>
              <wp:wrapNone/>
              <wp:docPr id="2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9055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3EF6A0A" w14:textId="77777777" w:rsidR="005F4C93" w:rsidRDefault="005F4C93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9000</wp14:pctHeight>
              </wp14:sizeRelV>
            </wp:anchor>
          </w:drawing>
        </mc:Choice>
        <mc:Fallback>
          <w:pict>
            <v:rect id="_x0000_s1034" style="position:absolute;margin-left:0;margin-top:0;width:55.1pt;height:71.3pt;z-index:-251656192;visibility:visible;mso-wrap-style:square;mso-width-percent:90;mso-height-percent:90;mso-left-percent:910;mso-top-percent:810;mso-wrap-distance-left:9pt;mso-wrap-distance-top:0;mso-wrap-distance-right:9pt;mso-wrap-distance-bottom:0;mso-position-horizontal-relative:page;mso-position-vertical-relative:page;mso-width-percent:90;mso-height-percent:90;mso-left-percent:91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" fillcolor="#a9a57c [3204]" stroked="f" strokeweight="2pt">
              <v:path arrowok="t"/>
              <v:textbox>
                <w:txbxContent>
                  <w:p w14:paraId="53EF6A0A" w14:textId="77777777" w:rsidR="005F4C93" w:rsidRDefault="005F4C93"/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A059A24" wp14:editId="73F75627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wp:positionV relativeFrom="page">
                <wp:align>center</wp:align>
              </wp:positionV>
              <wp:extent cx="699770" cy="10058400"/>
              <wp:effectExtent l="0" t="0" r="0" b="0"/>
              <wp:wrapNone/>
              <wp:docPr id="24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10058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EE72135" w14:textId="77777777" w:rsidR="005F4C93" w:rsidRDefault="005F4C93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id="_x0000_s1035" style="position:absolute;margin-left:0;margin-top:0;width:55.1pt;height:11in;z-index:-251657216;visibility:visible;mso-wrap-style:square;mso-width-percent:90;mso-height-percent:1000;mso-left-percent:910;mso-wrap-distance-left:9pt;mso-wrap-distance-top:0;mso-wrap-distance-right:9pt;mso-wrap-distance-bottom:0;mso-position-horizontal-relative:page;mso-position-vertical:center;mso-position-vertical-relative:page;mso-width-percent:90;mso-height-percent:1000;mso-left-percent:9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" fillcolor="#675e47 [3215]" stroked="f" strokeweight="2pt">
              <v:path arrowok="t"/>
              <v:textbox>
                <w:txbxContent>
                  <w:p w14:paraId="4EE72135" w14:textId="77777777" w:rsidR="005F4C93" w:rsidRDefault="005F4C93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87C20"/>
    <w:multiLevelType w:val="hybridMultilevel"/>
    <w:tmpl w:val="00A2AD96"/>
    <w:lvl w:ilvl="0" w:tplc="040C000F">
      <w:start w:val="1"/>
      <w:numFmt w:val="decimal"/>
      <w:lvlText w:val="%1."/>
      <w:lvlJc w:val="left"/>
      <w:pPr>
        <w:ind w:left="1854" w:hanging="360"/>
      </w:pPr>
    </w:lvl>
    <w:lvl w:ilvl="1" w:tplc="040C0019" w:tentative="1">
      <w:start w:val="1"/>
      <w:numFmt w:val="lowerLetter"/>
      <w:lvlText w:val="%2."/>
      <w:lvlJc w:val="left"/>
      <w:pPr>
        <w:ind w:left="2574" w:hanging="360"/>
      </w:pPr>
    </w:lvl>
    <w:lvl w:ilvl="2" w:tplc="040C001B" w:tentative="1">
      <w:start w:val="1"/>
      <w:numFmt w:val="lowerRoman"/>
      <w:lvlText w:val="%3."/>
      <w:lvlJc w:val="right"/>
      <w:pPr>
        <w:ind w:left="3294" w:hanging="180"/>
      </w:pPr>
    </w:lvl>
    <w:lvl w:ilvl="3" w:tplc="040C000F" w:tentative="1">
      <w:start w:val="1"/>
      <w:numFmt w:val="decimal"/>
      <w:lvlText w:val="%4."/>
      <w:lvlJc w:val="left"/>
      <w:pPr>
        <w:ind w:left="4014" w:hanging="360"/>
      </w:pPr>
    </w:lvl>
    <w:lvl w:ilvl="4" w:tplc="040C0019" w:tentative="1">
      <w:start w:val="1"/>
      <w:numFmt w:val="lowerLetter"/>
      <w:lvlText w:val="%5."/>
      <w:lvlJc w:val="left"/>
      <w:pPr>
        <w:ind w:left="4734" w:hanging="360"/>
      </w:pPr>
    </w:lvl>
    <w:lvl w:ilvl="5" w:tplc="040C001B" w:tentative="1">
      <w:start w:val="1"/>
      <w:numFmt w:val="lowerRoman"/>
      <w:lvlText w:val="%6."/>
      <w:lvlJc w:val="right"/>
      <w:pPr>
        <w:ind w:left="5454" w:hanging="180"/>
      </w:pPr>
    </w:lvl>
    <w:lvl w:ilvl="6" w:tplc="040C000F" w:tentative="1">
      <w:start w:val="1"/>
      <w:numFmt w:val="decimal"/>
      <w:lvlText w:val="%7."/>
      <w:lvlJc w:val="left"/>
      <w:pPr>
        <w:ind w:left="6174" w:hanging="360"/>
      </w:pPr>
    </w:lvl>
    <w:lvl w:ilvl="7" w:tplc="040C0019" w:tentative="1">
      <w:start w:val="1"/>
      <w:numFmt w:val="lowerLetter"/>
      <w:lvlText w:val="%8."/>
      <w:lvlJc w:val="left"/>
      <w:pPr>
        <w:ind w:left="6894" w:hanging="360"/>
      </w:pPr>
    </w:lvl>
    <w:lvl w:ilvl="8" w:tplc="040C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">
    <w:nsid w:val="0B533267"/>
    <w:multiLevelType w:val="hybridMultilevel"/>
    <w:tmpl w:val="A90E06DC"/>
    <w:lvl w:ilvl="0" w:tplc="964A00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B625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3AC1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7C36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1CC09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E452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BC0C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2E91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1EE2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FA42731"/>
    <w:multiLevelType w:val="hybridMultilevel"/>
    <w:tmpl w:val="2C4E05FE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B54E10"/>
    <w:multiLevelType w:val="hybridMultilevel"/>
    <w:tmpl w:val="775438C2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182C69"/>
    <w:multiLevelType w:val="hybridMultilevel"/>
    <w:tmpl w:val="370E61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3623C2"/>
    <w:multiLevelType w:val="hybridMultilevel"/>
    <w:tmpl w:val="13FAB7EE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4B3E0B"/>
    <w:multiLevelType w:val="hybridMultilevel"/>
    <w:tmpl w:val="13FAB7EE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4B5805"/>
    <w:multiLevelType w:val="hybridMultilevel"/>
    <w:tmpl w:val="E9E2158A"/>
    <w:lvl w:ilvl="0" w:tplc="A61CEC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40A5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82F4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1A19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EE05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6E15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C4AB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005A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40AE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45B20AC8"/>
    <w:multiLevelType w:val="hybridMultilevel"/>
    <w:tmpl w:val="869A4828"/>
    <w:lvl w:ilvl="0" w:tplc="0A2472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6A140C3"/>
    <w:multiLevelType w:val="hybridMultilevel"/>
    <w:tmpl w:val="D3C6F5D2"/>
    <w:lvl w:ilvl="0" w:tplc="454E1CB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7F120C0"/>
    <w:multiLevelType w:val="hybridMultilevel"/>
    <w:tmpl w:val="370E613A"/>
    <w:lvl w:ilvl="0" w:tplc="040C000F">
      <w:start w:val="1"/>
      <w:numFmt w:val="decimal"/>
      <w:lvlText w:val="%1."/>
      <w:lvlJc w:val="left"/>
      <w:pPr>
        <w:ind w:left="5463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9BF77D7"/>
    <w:multiLevelType w:val="hybridMultilevel"/>
    <w:tmpl w:val="810E61E6"/>
    <w:lvl w:ilvl="0" w:tplc="4FEA3CA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B64EC5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58E33C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A4FA1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D8511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28CAB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F0F80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3025B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C4243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C661CA3"/>
    <w:multiLevelType w:val="hybridMultilevel"/>
    <w:tmpl w:val="5770F91E"/>
    <w:lvl w:ilvl="0" w:tplc="93BABD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14A5382"/>
    <w:multiLevelType w:val="hybridMultilevel"/>
    <w:tmpl w:val="F79E2504"/>
    <w:lvl w:ilvl="0" w:tplc="953A733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A22BB5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6822E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D94EC6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08513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941A1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7C440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AEEB5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AA0E6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4517F17"/>
    <w:multiLevelType w:val="hybridMultilevel"/>
    <w:tmpl w:val="EE5A81BE"/>
    <w:lvl w:ilvl="0" w:tplc="F5F8D63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A46B0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61A180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57CFFE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2CF76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A6F01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105A0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746DEA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04E37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E8D1284"/>
    <w:multiLevelType w:val="hybridMultilevel"/>
    <w:tmpl w:val="29588C22"/>
    <w:lvl w:ilvl="0" w:tplc="0672BCD8">
      <w:start w:val="1"/>
      <w:numFmt w:val="upperRoman"/>
      <w:lvlText w:val="%1)"/>
      <w:lvlJc w:val="left"/>
      <w:pPr>
        <w:ind w:left="1800" w:hanging="1440"/>
      </w:pPr>
      <w:rPr>
        <w:rFonts w:asciiTheme="minorHAnsi" w:eastAsiaTheme="minorHAnsi" w:hAnsiTheme="minorHAnsi" w:cstheme="minorBidi" w:hint="default"/>
        <w:color w:val="auto"/>
        <w:sz w:val="2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08E78E0"/>
    <w:multiLevelType w:val="hybridMultilevel"/>
    <w:tmpl w:val="2A5EB664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0D63238"/>
    <w:multiLevelType w:val="hybridMultilevel"/>
    <w:tmpl w:val="98206CE4"/>
    <w:lvl w:ilvl="0" w:tplc="D6BA18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683A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46F5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5636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F226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BCB5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70D7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CA71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6EA5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61BE7968"/>
    <w:multiLevelType w:val="hybridMultilevel"/>
    <w:tmpl w:val="A0C04F6A"/>
    <w:lvl w:ilvl="0" w:tplc="FC90C5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C66E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8807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144D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3043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FE4D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4C57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32A1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5642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69176F92"/>
    <w:multiLevelType w:val="hybridMultilevel"/>
    <w:tmpl w:val="084EF36A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3223FDA">
      <w:start w:val="3613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6AA05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FA81E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6B4F7B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54B0C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C0D3E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E800D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36E20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4036672"/>
    <w:multiLevelType w:val="hybridMultilevel"/>
    <w:tmpl w:val="356258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6F1547A"/>
    <w:multiLevelType w:val="hybridMultilevel"/>
    <w:tmpl w:val="196E16FE"/>
    <w:lvl w:ilvl="0" w:tplc="5B5A135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382D0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E056A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E23C9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47C016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1E95A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4A401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FA904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C60CA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79AB6DF5"/>
    <w:multiLevelType w:val="hybridMultilevel"/>
    <w:tmpl w:val="5EBAA2FA"/>
    <w:lvl w:ilvl="0" w:tplc="C4FEBD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1254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E0E0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54E22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269F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927E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B836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78B8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64DA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7B0C45DB"/>
    <w:multiLevelType w:val="hybridMultilevel"/>
    <w:tmpl w:val="4620B1FA"/>
    <w:lvl w:ilvl="0" w:tplc="5C1281E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79297D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4B6FBA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B8E03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9EF74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1E0BD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6ECAC9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DB6EA9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71A6B1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7CF100A1"/>
    <w:multiLevelType w:val="hybridMultilevel"/>
    <w:tmpl w:val="84D6A9D0"/>
    <w:lvl w:ilvl="0" w:tplc="461CEDB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C947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BCAB7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6CE56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34163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E62BF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C8424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8A89A0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12694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7E635F7C"/>
    <w:multiLevelType w:val="hybridMultilevel"/>
    <w:tmpl w:val="CB66B324"/>
    <w:lvl w:ilvl="0" w:tplc="107CD1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8E7AC8">
      <w:start w:val="3993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42A6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8815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9C08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0C3D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82E8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70C5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92A3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5"/>
  </w:num>
  <w:num w:numId="2">
    <w:abstractNumId w:val="11"/>
  </w:num>
  <w:num w:numId="3">
    <w:abstractNumId w:val="14"/>
  </w:num>
  <w:num w:numId="4">
    <w:abstractNumId w:val="13"/>
  </w:num>
  <w:num w:numId="5">
    <w:abstractNumId w:val="23"/>
  </w:num>
  <w:num w:numId="6">
    <w:abstractNumId w:val="24"/>
  </w:num>
  <w:num w:numId="7">
    <w:abstractNumId w:val="21"/>
  </w:num>
  <w:num w:numId="8">
    <w:abstractNumId w:val="19"/>
  </w:num>
  <w:num w:numId="9">
    <w:abstractNumId w:val="18"/>
  </w:num>
  <w:num w:numId="10">
    <w:abstractNumId w:val="7"/>
  </w:num>
  <w:num w:numId="11">
    <w:abstractNumId w:val="22"/>
  </w:num>
  <w:num w:numId="12">
    <w:abstractNumId w:val="17"/>
  </w:num>
  <w:num w:numId="13">
    <w:abstractNumId w:val="1"/>
  </w:num>
  <w:num w:numId="14">
    <w:abstractNumId w:val="12"/>
  </w:num>
  <w:num w:numId="15">
    <w:abstractNumId w:val="20"/>
  </w:num>
  <w:num w:numId="16">
    <w:abstractNumId w:val="15"/>
  </w:num>
  <w:num w:numId="17">
    <w:abstractNumId w:val="3"/>
  </w:num>
  <w:num w:numId="18">
    <w:abstractNumId w:val="8"/>
  </w:num>
  <w:num w:numId="19">
    <w:abstractNumId w:val="2"/>
  </w:num>
  <w:num w:numId="20">
    <w:abstractNumId w:val="0"/>
  </w:num>
  <w:num w:numId="21">
    <w:abstractNumId w:val="5"/>
  </w:num>
  <w:num w:numId="22">
    <w:abstractNumId w:val="16"/>
  </w:num>
  <w:num w:numId="23">
    <w:abstractNumId w:val="9"/>
  </w:num>
  <w:num w:numId="24">
    <w:abstractNumId w:val="6"/>
  </w:num>
  <w:num w:numId="25">
    <w:abstractNumId w:val="4"/>
  </w:num>
  <w:num w:numId="26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ao saw">
    <w15:presenceInfo w15:providerId="Windows Live" w15:userId="cc24a745c1c05c3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mirrorMargins/>
  <w:proofState w:spelling="clean" w:grammar="clean"/>
  <w:attachedTemplate r:id="rId1"/>
  <w:defaultTabStop w:val="720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175C"/>
    <w:rsid w:val="000427F2"/>
    <w:rsid w:val="000664E8"/>
    <w:rsid w:val="00104FB2"/>
    <w:rsid w:val="00111668"/>
    <w:rsid w:val="00115108"/>
    <w:rsid w:val="0014285B"/>
    <w:rsid w:val="00146C37"/>
    <w:rsid w:val="001637F9"/>
    <w:rsid w:val="002025DB"/>
    <w:rsid w:val="00255DF6"/>
    <w:rsid w:val="002C6CF5"/>
    <w:rsid w:val="002D12C8"/>
    <w:rsid w:val="002F00DD"/>
    <w:rsid w:val="002F7839"/>
    <w:rsid w:val="00365CF6"/>
    <w:rsid w:val="00371E4D"/>
    <w:rsid w:val="003C4C87"/>
    <w:rsid w:val="004372C5"/>
    <w:rsid w:val="0046583A"/>
    <w:rsid w:val="0049149F"/>
    <w:rsid w:val="004E4C1E"/>
    <w:rsid w:val="005050DA"/>
    <w:rsid w:val="00523C64"/>
    <w:rsid w:val="005267AD"/>
    <w:rsid w:val="00527ABE"/>
    <w:rsid w:val="005453ED"/>
    <w:rsid w:val="005511B3"/>
    <w:rsid w:val="0056796C"/>
    <w:rsid w:val="0059107E"/>
    <w:rsid w:val="005B72FA"/>
    <w:rsid w:val="005C3E69"/>
    <w:rsid w:val="005C4E66"/>
    <w:rsid w:val="005D18C4"/>
    <w:rsid w:val="005E1782"/>
    <w:rsid w:val="005F4C93"/>
    <w:rsid w:val="0064175C"/>
    <w:rsid w:val="006478B1"/>
    <w:rsid w:val="006A075D"/>
    <w:rsid w:val="00737428"/>
    <w:rsid w:val="00746F1E"/>
    <w:rsid w:val="00776952"/>
    <w:rsid w:val="0077773C"/>
    <w:rsid w:val="00794994"/>
    <w:rsid w:val="007D4E06"/>
    <w:rsid w:val="007E2A1D"/>
    <w:rsid w:val="00853959"/>
    <w:rsid w:val="009777DE"/>
    <w:rsid w:val="009A4E19"/>
    <w:rsid w:val="009D1D61"/>
    <w:rsid w:val="009D6851"/>
    <w:rsid w:val="009E1B10"/>
    <w:rsid w:val="009E71F0"/>
    <w:rsid w:val="009F7DA9"/>
    <w:rsid w:val="00A12206"/>
    <w:rsid w:val="00A16E22"/>
    <w:rsid w:val="00A27F68"/>
    <w:rsid w:val="00A43ACA"/>
    <w:rsid w:val="00A559EE"/>
    <w:rsid w:val="00A84A58"/>
    <w:rsid w:val="00AA729C"/>
    <w:rsid w:val="00AB2340"/>
    <w:rsid w:val="00B1627F"/>
    <w:rsid w:val="00B23B2E"/>
    <w:rsid w:val="00B347D0"/>
    <w:rsid w:val="00B624F1"/>
    <w:rsid w:val="00B80337"/>
    <w:rsid w:val="00BC4854"/>
    <w:rsid w:val="00CA37F6"/>
    <w:rsid w:val="00D14BB3"/>
    <w:rsid w:val="00D56672"/>
    <w:rsid w:val="00DC7C5C"/>
    <w:rsid w:val="00DD4485"/>
    <w:rsid w:val="00DF0E03"/>
    <w:rsid w:val="00E404E9"/>
    <w:rsid w:val="00EB2D0E"/>
    <w:rsid w:val="00EB720B"/>
    <w:rsid w:val="00EE7D13"/>
    <w:rsid w:val="00F067EF"/>
    <w:rsid w:val="00FF0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1AF09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64" w:lineRule="auto"/>
    </w:pPr>
    <w:rPr>
      <w:sz w:val="21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A9A57C" w:themeColor="accent1"/>
      <w:sz w:val="32"/>
      <w:szCs w:val="32"/>
      <w14:numForm w14:val="oldStyle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675E47" w:themeColor="text2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848057" w:themeColor="accent1" w:themeShade="BF"/>
      <w:sz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A9A57C" w:themeColor="accent1"/>
      <w:sz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58553A" w:themeColor="accent1" w:themeShade="80"/>
      <w:sz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8553A" w:themeColor="accent1" w:themeShade="80"/>
      <w:sz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6F654B" w:themeColor="text1" w:themeTint="BF"/>
      <w:sz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6F654B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6F654B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Cs/>
      <w:color w:val="A9A57C" w:themeColor="accent1"/>
      <w:sz w:val="32"/>
      <w:szCs w:val="32"/>
      <w14:numForm w14:val="oldStyle"/>
    </w:rPr>
  </w:style>
  <w:style w:type="character" w:customStyle="1" w:styleId="Titre2Car">
    <w:name w:val="Titre 2 Car"/>
    <w:basedOn w:val="Policepardfaut"/>
    <w:link w:val="Titre2"/>
    <w:uiPriority w:val="9"/>
    <w:semiHidden/>
    <w:rPr>
      <w:rFonts w:asciiTheme="majorHAnsi" w:eastAsiaTheme="majorEastAsia" w:hAnsiTheme="majorHAnsi" w:cstheme="majorBidi"/>
      <w:bCs/>
      <w:color w:val="675E47" w:themeColor="text2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Pr>
      <w:rFonts w:eastAsiaTheme="majorEastAsia" w:cstheme="majorBidi"/>
      <w:b/>
      <w:bCs/>
      <w:color w:val="848057" w:themeColor="accent1" w:themeShade="BF"/>
      <w:sz w:val="24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4C4635" w:themeColor="text2" w:themeShade="BF"/>
      <w:kern w:val="28"/>
      <w:sz w:val="80"/>
      <w:szCs w:val="80"/>
      <w14:ligatures w14:val="standard"/>
      <w14:numForm w14:val="oldStyle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4C4635" w:themeColor="text2" w:themeShade="BF"/>
      <w:kern w:val="28"/>
      <w:sz w:val="80"/>
      <w:szCs w:val="80"/>
      <w14:ligatures w14:val="standard"/>
      <w14:numForm w14:val="oldStyle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675E47" w:themeColor="text2"/>
      <w:sz w:val="32"/>
      <w:szCs w:val="32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675E47" w:themeColor="text2"/>
      <w:sz w:val="32"/>
      <w:szCs w:val="32"/>
    </w:rPr>
  </w:style>
  <w:style w:type="character" w:styleId="Textedelespacerserv">
    <w:name w:val="Placeholder Text"/>
    <w:basedOn w:val="Policepardfaut"/>
    <w:uiPriority w:val="99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semiHidden/>
    <w:rPr>
      <w:rFonts w:asciiTheme="majorHAnsi" w:eastAsiaTheme="majorEastAsia" w:hAnsiTheme="majorHAnsi" w:cstheme="majorBidi"/>
      <w:b/>
      <w:bCs/>
      <w:i/>
      <w:iCs/>
      <w:color w:val="A9A57C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asciiTheme="majorHAnsi" w:eastAsiaTheme="majorEastAsia" w:hAnsiTheme="majorHAnsi" w:cstheme="majorBidi"/>
      <w:color w:val="58553A" w:themeColor="accent1" w:themeShade="80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eastAsiaTheme="majorEastAsia" w:hAnsiTheme="majorHAnsi" w:cstheme="majorBidi"/>
      <w:i/>
      <w:iCs/>
      <w:color w:val="58553A" w:themeColor="accent1" w:themeShade="80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asciiTheme="majorHAnsi" w:eastAsiaTheme="majorEastAsia" w:hAnsiTheme="majorHAnsi" w:cstheme="majorBidi"/>
      <w:i/>
      <w:iCs/>
      <w:color w:val="6F654B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asciiTheme="majorHAnsi" w:eastAsiaTheme="majorEastAsia" w:hAnsiTheme="majorHAnsi" w:cstheme="majorBidi"/>
      <w:color w:val="6F654B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eastAsiaTheme="majorEastAsia" w:hAnsiTheme="majorHAnsi" w:cstheme="majorBidi"/>
      <w:i/>
      <w:iCs/>
      <w:color w:val="6F654B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pPr>
      <w:spacing w:line="240" w:lineRule="auto"/>
    </w:pPr>
    <w:rPr>
      <w:rFonts w:eastAsiaTheme="minorEastAsia"/>
      <w:b/>
      <w:bCs/>
      <w:smallCaps/>
      <w:color w:val="675E47" w:themeColor="text2"/>
      <w:spacing w:val="6"/>
      <w:sz w:val="20"/>
      <w:szCs w:val="20"/>
    </w:rPr>
  </w:style>
  <w:style w:type="character" w:styleId="lev">
    <w:name w:val="Strong"/>
    <w:basedOn w:val="Policepardfaut"/>
    <w:uiPriority w:val="22"/>
    <w:qFormat/>
    <w:rPr>
      <w:b/>
      <w:bCs/>
      <w14:numForm w14:val="oldStyle"/>
    </w:rPr>
  </w:style>
  <w:style w:type="character" w:styleId="Accentuation">
    <w:name w:val="Emphasis"/>
    <w:basedOn w:val="Policepardfaut"/>
    <w:uiPriority w:val="20"/>
    <w:qFormat/>
    <w:rPr>
      <w:i/>
      <w:iCs/>
      <w:color w:val="675E47" w:themeColor="text2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pPr>
      <w:spacing w:line="240" w:lineRule="auto"/>
      <w:ind w:left="720" w:hanging="288"/>
      <w:contextualSpacing/>
    </w:pPr>
    <w:rPr>
      <w:color w:val="4C4635" w:themeColor="text2" w:themeShade="BF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line="300" w:lineRule="auto"/>
      <w:ind w:left="720" w:right="720"/>
      <w:jc w:val="center"/>
    </w:pPr>
    <w:rPr>
      <w:rFonts w:asciiTheme="majorHAnsi" w:eastAsiaTheme="minorEastAsia" w:hAnsiTheme="majorHAnsi"/>
      <w:i/>
      <w:iCs/>
      <w:color w:val="A9A57C" w:themeColor="accent1"/>
      <w:sz w:val="24"/>
      <w14:ligatures w14:val="standard"/>
      <w14:numForm w14:val="oldStyle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eastAsiaTheme="minorEastAsia" w:hAnsiTheme="majorHAnsi"/>
      <w:i/>
      <w:iCs/>
      <w:color w:val="A9A57C" w:themeColor="accent1"/>
      <w:sz w:val="24"/>
      <w14:ligatures w14:val="standard"/>
      <w14:numForm w14:val="oldStyle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A9A57C" w:themeColor="accent1"/>
        <w:left w:val="single" w:sz="36" w:space="8" w:color="A9A57C" w:themeColor="accent1"/>
        <w:bottom w:val="single" w:sz="36" w:space="8" w:color="A9A57C" w:themeColor="accent1"/>
        <w:right w:val="single" w:sz="36" w:space="8" w:color="A9A57C" w:themeColor="accent1"/>
      </w:pBdr>
      <w:shd w:val="clear" w:color="auto" w:fill="A9A57C" w:themeFill="accent1"/>
      <w:spacing w:before="200" w:after="280" w:line="300" w:lineRule="auto"/>
      <w:ind w:left="936" w:right="936"/>
      <w:jc w:val="center"/>
    </w:pPr>
    <w:rPr>
      <w:rFonts w:eastAsiaTheme="minorEastAsia"/>
      <w:b/>
      <w:bCs/>
      <w:i/>
      <w:iCs/>
      <w:color w:val="FFFFFF" w:themeColor="background1"/>
      <w14:ligatures w14:val="standard"/>
      <w14:numForm w14:val="oldStyle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eastAsiaTheme="minorEastAsia"/>
      <w:b/>
      <w:bCs/>
      <w:i/>
      <w:iCs/>
      <w:color w:val="FFFFFF" w:themeColor="background1"/>
      <w:sz w:val="21"/>
      <w:shd w:val="clear" w:color="auto" w:fill="A9A57C" w:themeFill="accent1"/>
      <w14:ligatures w14:val="standard"/>
      <w14:numForm w14:val="oldStyle"/>
    </w:rPr>
  </w:style>
  <w:style w:type="character" w:styleId="Emphaseple">
    <w:name w:val="Subtle Emphasis"/>
    <w:basedOn w:val="Policepardfaut"/>
    <w:uiPriority w:val="19"/>
    <w:qFormat/>
    <w:rPr>
      <w:i/>
      <w:iCs/>
      <w:color w:val="000000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olor w:val="A9A57C" w:themeColor="accent1"/>
    </w:rPr>
  </w:style>
  <w:style w:type="character" w:styleId="Rfrenceple">
    <w:name w:val="Subtle Reference"/>
    <w:basedOn w:val="Policepardfaut"/>
    <w:uiPriority w:val="31"/>
    <w:qFormat/>
    <w:rPr>
      <w:smallCaps/>
      <w:color w:val="9CBEBD" w:themeColor="accent2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smallCaps/>
      <w:color w:val="9CBEB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pPr>
      <w:spacing w:before="480" w:line="264" w:lineRule="auto"/>
      <w:outlineLvl w:val="9"/>
    </w:pPr>
    <w:rPr>
      <w:b/>
      <w:color w:val="848057" w:themeColor="accent1" w:themeShade="BF"/>
      <w:sz w:val="28"/>
      <w14:numForm w14:val="default"/>
    </w:rPr>
  </w:style>
  <w:style w:type="paragraph" w:customStyle="1" w:styleId="Nom">
    <w:name w:val="Nom"/>
    <w:basedOn w:val="Titre"/>
    <w:qFormat/>
    <w:rPr>
      <w:b/>
      <w:sz w:val="28"/>
      <w:szCs w:val="28"/>
    </w:r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Pr>
      <w:sz w:val="21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Pr>
      <w:sz w:val="21"/>
    </w:rPr>
  </w:style>
  <w:style w:type="paragraph" w:styleId="NormalWeb">
    <w:name w:val="Normal (Web)"/>
    <w:basedOn w:val="Normal"/>
    <w:uiPriority w:val="99"/>
    <w:semiHidden/>
    <w:unhideWhenUsed/>
    <w:rsid w:val="00A84A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A16E22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267AD"/>
    <w:rPr>
      <w:color w:val="D25814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9D1D61"/>
    <w:pPr>
      <w:spacing w:after="100" w:line="276" w:lineRule="auto"/>
      <w:ind w:left="216"/>
    </w:pPr>
    <w:rPr>
      <w:rFonts w:eastAsiaTheme="minorEastAsia"/>
      <w:bCs/>
      <w:sz w:val="22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5267AD"/>
    <w:pPr>
      <w:spacing w:after="100" w:line="276" w:lineRule="auto"/>
      <w:ind w:left="440"/>
    </w:pPr>
    <w:rPr>
      <w:rFonts w:eastAsiaTheme="minorEastAsia"/>
      <w:sz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523C6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23C64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23C64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23C6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23C64"/>
    <w:rPr>
      <w:b/>
      <w:bCs/>
      <w:sz w:val="20"/>
      <w:szCs w:val="20"/>
    </w:rPr>
  </w:style>
  <w:style w:type="table" w:styleId="Grilledutableau">
    <w:name w:val="Table Grid"/>
    <w:basedOn w:val="TableauNormal"/>
    <w:uiPriority w:val="59"/>
    <w:unhideWhenUsed/>
    <w:rsid w:val="007777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64" w:lineRule="auto"/>
    </w:pPr>
    <w:rPr>
      <w:sz w:val="21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A9A57C" w:themeColor="accent1"/>
      <w:sz w:val="32"/>
      <w:szCs w:val="32"/>
      <w14:numForm w14:val="oldStyle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675E47" w:themeColor="text2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848057" w:themeColor="accent1" w:themeShade="BF"/>
      <w:sz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A9A57C" w:themeColor="accent1"/>
      <w:sz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58553A" w:themeColor="accent1" w:themeShade="80"/>
      <w:sz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8553A" w:themeColor="accent1" w:themeShade="80"/>
      <w:sz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6F654B" w:themeColor="text1" w:themeTint="BF"/>
      <w:sz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6F654B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6F654B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Cs/>
      <w:color w:val="A9A57C" w:themeColor="accent1"/>
      <w:sz w:val="32"/>
      <w:szCs w:val="32"/>
      <w14:numForm w14:val="oldStyle"/>
    </w:rPr>
  </w:style>
  <w:style w:type="character" w:customStyle="1" w:styleId="Titre2Car">
    <w:name w:val="Titre 2 Car"/>
    <w:basedOn w:val="Policepardfaut"/>
    <w:link w:val="Titre2"/>
    <w:uiPriority w:val="9"/>
    <w:semiHidden/>
    <w:rPr>
      <w:rFonts w:asciiTheme="majorHAnsi" w:eastAsiaTheme="majorEastAsia" w:hAnsiTheme="majorHAnsi" w:cstheme="majorBidi"/>
      <w:bCs/>
      <w:color w:val="675E47" w:themeColor="text2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Pr>
      <w:rFonts w:eastAsiaTheme="majorEastAsia" w:cstheme="majorBidi"/>
      <w:b/>
      <w:bCs/>
      <w:color w:val="848057" w:themeColor="accent1" w:themeShade="BF"/>
      <w:sz w:val="24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4C4635" w:themeColor="text2" w:themeShade="BF"/>
      <w:kern w:val="28"/>
      <w:sz w:val="80"/>
      <w:szCs w:val="80"/>
      <w14:ligatures w14:val="standard"/>
      <w14:numForm w14:val="oldStyle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4C4635" w:themeColor="text2" w:themeShade="BF"/>
      <w:kern w:val="28"/>
      <w:sz w:val="80"/>
      <w:szCs w:val="80"/>
      <w14:ligatures w14:val="standard"/>
      <w14:numForm w14:val="oldStyle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675E47" w:themeColor="text2"/>
      <w:sz w:val="32"/>
      <w:szCs w:val="32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675E47" w:themeColor="text2"/>
      <w:sz w:val="32"/>
      <w:szCs w:val="32"/>
    </w:rPr>
  </w:style>
  <w:style w:type="character" w:styleId="Textedelespacerserv">
    <w:name w:val="Placeholder Text"/>
    <w:basedOn w:val="Policepardfaut"/>
    <w:uiPriority w:val="99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semiHidden/>
    <w:rPr>
      <w:rFonts w:asciiTheme="majorHAnsi" w:eastAsiaTheme="majorEastAsia" w:hAnsiTheme="majorHAnsi" w:cstheme="majorBidi"/>
      <w:b/>
      <w:bCs/>
      <w:i/>
      <w:iCs/>
      <w:color w:val="A9A57C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asciiTheme="majorHAnsi" w:eastAsiaTheme="majorEastAsia" w:hAnsiTheme="majorHAnsi" w:cstheme="majorBidi"/>
      <w:color w:val="58553A" w:themeColor="accent1" w:themeShade="80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eastAsiaTheme="majorEastAsia" w:hAnsiTheme="majorHAnsi" w:cstheme="majorBidi"/>
      <w:i/>
      <w:iCs/>
      <w:color w:val="58553A" w:themeColor="accent1" w:themeShade="80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asciiTheme="majorHAnsi" w:eastAsiaTheme="majorEastAsia" w:hAnsiTheme="majorHAnsi" w:cstheme="majorBidi"/>
      <w:i/>
      <w:iCs/>
      <w:color w:val="6F654B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asciiTheme="majorHAnsi" w:eastAsiaTheme="majorEastAsia" w:hAnsiTheme="majorHAnsi" w:cstheme="majorBidi"/>
      <w:color w:val="6F654B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eastAsiaTheme="majorEastAsia" w:hAnsiTheme="majorHAnsi" w:cstheme="majorBidi"/>
      <w:i/>
      <w:iCs/>
      <w:color w:val="6F654B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pPr>
      <w:spacing w:line="240" w:lineRule="auto"/>
    </w:pPr>
    <w:rPr>
      <w:rFonts w:eastAsiaTheme="minorEastAsia"/>
      <w:b/>
      <w:bCs/>
      <w:smallCaps/>
      <w:color w:val="675E47" w:themeColor="text2"/>
      <w:spacing w:val="6"/>
      <w:sz w:val="20"/>
      <w:szCs w:val="20"/>
    </w:rPr>
  </w:style>
  <w:style w:type="character" w:styleId="lev">
    <w:name w:val="Strong"/>
    <w:basedOn w:val="Policepardfaut"/>
    <w:uiPriority w:val="22"/>
    <w:qFormat/>
    <w:rPr>
      <w:b/>
      <w:bCs/>
      <w14:numForm w14:val="oldStyle"/>
    </w:rPr>
  </w:style>
  <w:style w:type="character" w:styleId="Accentuation">
    <w:name w:val="Emphasis"/>
    <w:basedOn w:val="Policepardfaut"/>
    <w:uiPriority w:val="20"/>
    <w:qFormat/>
    <w:rPr>
      <w:i/>
      <w:iCs/>
      <w:color w:val="675E47" w:themeColor="text2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pPr>
      <w:spacing w:line="240" w:lineRule="auto"/>
      <w:ind w:left="720" w:hanging="288"/>
      <w:contextualSpacing/>
    </w:pPr>
    <w:rPr>
      <w:color w:val="4C4635" w:themeColor="text2" w:themeShade="BF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line="300" w:lineRule="auto"/>
      <w:ind w:left="720" w:right="720"/>
      <w:jc w:val="center"/>
    </w:pPr>
    <w:rPr>
      <w:rFonts w:asciiTheme="majorHAnsi" w:eastAsiaTheme="minorEastAsia" w:hAnsiTheme="majorHAnsi"/>
      <w:i/>
      <w:iCs/>
      <w:color w:val="A9A57C" w:themeColor="accent1"/>
      <w:sz w:val="24"/>
      <w14:ligatures w14:val="standard"/>
      <w14:numForm w14:val="oldStyle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eastAsiaTheme="minorEastAsia" w:hAnsiTheme="majorHAnsi"/>
      <w:i/>
      <w:iCs/>
      <w:color w:val="A9A57C" w:themeColor="accent1"/>
      <w:sz w:val="24"/>
      <w14:ligatures w14:val="standard"/>
      <w14:numForm w14:val="oldStyle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A9A57C" w:themeColor="accent1"/>
        <w:left w:val="single" w:sz="36" w:space="8" w:color="A9A57C" w:themeColor="accent1"/>
        <w:bottom w:val="single" w:sz="36" w:space="8" w:color="A9A57C" w:themeColor="accent1"/>
        <w:right w:val="single" w:sz="36" w:space="8" w:color="A9A57C" w:themeColor="accent1"/>
      </w:pBdr>
      <w:shd w:val="clear" w:color="auto" w:fill="A9A57C" w:themeFill="accent1"/>
      <w:spacing w:before="200" w:after="280" w:line="300" w:lineRule="auto"/>
      <w:ind w:left="936" w:right="936"/>
      <w:jc w:val="center"/>
    </w:pPr>
    <w:rPr>
      <w:rFonts w:eastAsiaTheme="minorEastAsia"/>
      <w:b/>
      <w:bCs/>
      <w:i/>
      <w:iCs/>
      <w:color w:val="FFFFFF" w:themeColor="background1"/>
      <w14:ligatures w14:val="standard"/>
      <w14:numForm w14:val="oldStyle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eastAsiaTheme="minorEastAsia"/>
      <w:b/>
      <w:bCs/>
      <w:i/>
      <w:iCs/>
      <w:color w:val="FFFFFF" w:themeColor="background1"/>
      <w:sz w:val="21"/>
      <w:shd w:val="clear" w:color="auto" w:fill="A9A57C" w:themeFill="accent1"/>
      <w14:ligatures w14:val="standard"/>
      <w14:numForm w14:val="oldStyle"/>
    </w:rPr>
  </w:style>
  <w:style w:type="character" w:styleId="Emphaseple">
    <w:name w:val="Subtle Emphasis"/>
    <w:basedOn w:val="Policepardfaut"/>
    <w:uiPriority w:val="19"/>
    <w:qFormat/>
    <w:rPr>
      <w:i/>
      <w:iCs/>
      <w:color w:val="000000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olor w:val="A9A57C" w:themeColor="accent1"/>
    </w:rPr>
  </w:style>
  <w:style w:type="character" w:styleId="Rfrenceple">
    <w:name w:val="Subtle Reference"/>
    <w:basedOn w:val="Policepardfaut"/>
    <w:uiPriority w:val="31"/>
    <w:qFormat/>
    <w:rPr>
      <w:smallCaps/>
      <w:color w:val="9CBEBD" w:themeColor="accent2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smallCaps/>
      <w:color w:val="9CBEB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pPr>
      <w:spacing w:before="480" w:line="264" w:lineRule="auto"/>
      <w:outlineLvl w:val="9"/>
    </w:pPr>
    <w:rPr>
      <w:b/>
      <w:color w:val="848057" w:themeColor="accent1" w:themeShade="BF"/>
      <w:sz w:val="28"/>
      <w14:numForm w14:val="default"/>
    </w:rPr>
  </w:style>
  <w:style w:type="paragraph" w:customStyle="1" w:styleId="Nom">
    <w:name w:val="Nom"/>
    <w:basedOn w:val="Titre"/>
    <w:qFormat/>
    <w:rPr>
      <w:b/>
      <w:sz w:val="28"/>
      <w:szCs w:val="28"/>
    </w:r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Pr>
      <w:sz w:val="21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Pr>
      <w:sz w:val="21"/>
    </w:rPr>
  </w:style>
  <w:style w:type="paragraph" w:styleId="NormalWeb">
    <w:name w:val="Normal (Web)"/>
    <w:basedOn w:val="Normal"/>
    <w:uiPriority w:val="99"/>
    <w:semiHidden/>
    <w:unhideWhenUsed/>
    <w:rsid w:val="00A84A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A16E22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267AD"/>
    <w:rPr>
      <w:color w:val="D25814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9D1D61"/>
    <w:pPr>
      <w:spacing w:after="100" w:line="276" w:lineRule="auto"/>
      <w:ind w:left="216"/>
    </w:pPr>
    <w:rPr>
      <w:rFonts w:eastAsiaTheme="minorEastAsia"/>
      <w:bCs/>
      <w:sz w:val="22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5267AD"/>
    <w:pPr>
      <w:spacing w:after="100" w:line="276" w:lineRule="auto"/>
      <w:ind w:left="440"/>
    </w:pPr>
    <w:rPr>
      <w:rFonts w:eastAsiaTheme="minorEastAsia"/>
      <w:sz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523C6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23C64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23C64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23C6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23C64"/>
    <w:rPr>
      <w:b/>
      <w:bCs/>
      <w:sz w:val="20"/>
      <w:szCs w:val="20"/>
    </w:rPr>
  </w:style>
  <w:style w:type="table" w:styleId="Grilledutableau">
    <w:name w:val="Table Grid"/>
    <w:basedOn w:val="TableauNormal"/>
    <w:uiPriority w:val="59"/>
    <w:unhideWhenUsed/>
    <w:rsid w:val="007777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27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668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17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242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189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41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6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86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94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0653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14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080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164262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3437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00169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302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43823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7179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89892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7414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1065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6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818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5897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4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563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492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627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806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73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34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634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320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4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4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0117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95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6300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2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8345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46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29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footer" Target="footer2.xml"/><Relationship Id="rId28" Type="http://schemas.microsoft.com/office/2011/relationships/people" Target="peop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microsoft.com/office/2016/09/relationships/commentsIds" Target="commentsId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tilisateurs\A762211\AppData\Roaming\Microsoft\Templates\Rapport_OC_Pizza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Adjacency">
  <a:themeElements>
    <a:clrScheme name="Adjacency">
      <a:dk1>
        <a:srgbClr val="2F2B20"/>
      </a:dk1>
      <a:lt1>
        <a:srgbClr val="FFFFFF"/>
      </a:lt1>
      <a:dk2>
        <a:srgbClr val="675E47"/>
      </a:dk2>
      <a:lt2>
        <a:srgbClr val="DFDCB7"/>
      </a:lt2>
      <a:accent1>
        <a:srgbClr val="A9A57C"/>
      </a:accent1>
      <a:accent2>
        <a:srgbClr val="9CBEBD"/>
      </a:accent2>
      <a:accent3>
        <a:srgbClr val="D2CB6C"/>
      </a:accent3>
      <a:accent4>
        <a:srgbClr val="95A39D"/>
      </a:accent4>
      <a:accent5>
        <a:srgbClr val="C89F5D"/>
      </a:accent5>
      <a:accent6>
        <a:srgbClr val="B1A089"/>
      </a:accent6>
      <a:hlink>
        <a:srgbClr val="D25814"/>
      </a:hlink>
      <a:folHlink>
        <a:srgbClr val="849A0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djacency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75000">
              <a:schemeClr val="phClr">
                <a:shade val="100000"/>
                <a:satMod val="115000"/>
              </a:schemeClr>
            </a:gs>
            <a:gs pos="100000">
              <a:schemeClr val="phClr">
                <a:shade val="70000"/>
                <a:satMod val="130000"/>
              </a:schemeClr>
            </a:gs>
          </a:gsLst>
          <a:path path="circle">
            <a:fillToRect l="20000" t="50000" r="100000" b="5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97000"/>
              </a:schemeClr>
              <a:schemeClr val="phClr">
                <a:shade val="96000"/>
              </a:schemeClr>
            </a:duotone>
          </a:blip>
          <a:tile tx="0" ty="0" sx="32000" sy="32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EF6EA7-44C4-4054-8BE8-4CBAEFF00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Rapport_OC_Pizza.dotx</Template>
  <TotalTime>0</TotalTime>
  <Pages>23</Pages>
  <Words>2472</Words>
  <Characters>13599</Characters>
  <Application>Microsoft Office Word</Application>
  <DocSecurity>0</DocSecurity>
  <Lines>113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Spécifications Fonctionnelles</vt:lpstr>
    </vt:vector>
  </TitlesOfParts>
  <Company>Atos Worldline</Company>
  <LinksUpToDate>false</LinksUpToDate>
  <CharactersWithSpaces>16039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Spécifications Fonctionnelles</dc:title>
  <dc:subject>OC Pizza</dc:subject>
  <dc:creator>Daouda Sawadogo</dc:creator>
  <cp:lastModifiedBy>Rémy VALLET</cp:lastModifiedBy>
  <cp:revision>22</cp:revision>
  <cp:lastPrinted>2019-12-06T15:17:00Z</cp:lastPrinted>
  <dcterms:created xsi:type="dcterms:W3CDTF">2019-12-05T12:00:00Z</dcterms:created>
  <dcterms:modified xsi:type="dcterms:W3CDTF">2019-12-06T15:18:00Z</dcterms:modified>
</cp:coreProperties>
</file>